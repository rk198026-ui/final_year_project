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1B2" w:rsidRPr="00F463DF" w:rsidRDefault="00246792" w:rsidP="00B901B2">
      <w:pPr>
        <w:spacing w:before="240" w:line="360" w:lineRule="auto"/>
        <w:ind w:left="-567" w:right="-341"/>
        <w:jc w:val="center"/>
        <w:rPr>
          <w:rFonts w:ascii="Times New Roman" w:hAnsi="Times New Roman" w:cs="Times New Roman"/>
          <w:b/>
          <w:sz w:val="28"/>
          <w:szCs w:val="28"/>
        </w:rPr>
      </w:pPr>
      <w:r w:rsidRPr="0095350B">
        <w:rPr>
          <w:rFonts w:ascii="Times New Roman" w:hAnsi="Times New Roman" w:cs="Times New Roman"/>
          <w:b/>
          <w:bCs/>
          <w:noProof/>
          <w:sz w:val="36"/>
          <w:szCs w:val="36"/>
          <w:lang w:val="en-US" w:eastAsia="en-US" w:bidi="ar-SA"/>
        </w:rPr>
        <w:drawing>
          <wp:anchor distT="0" distB="0" distL="0" distR="0" simplePos="0" relativeHeight="251701248" behindDoc="1" locked="0" layoutInCell="1" allowOverlap="1" wp14:anchorId="053A03B5" wp14:editId="1DACF6AC">
            <wp:simplePos x="0" y="0"/>
            <wp:positionH relativeFrom="page">
              <wp:posOffset>5886450</wp:posOffset>
            </wp:positionH>
            <wp:positionV relativeFrom="paragraph">
              <wp:posOffset>-1193165</wp:posOffset>
            </wp:positionV>
            <wp:extent cx="1019175" cy="1133475"/>
            <wp:effectExtent l="0" t="0" r="9525" b="9525"/>
            <wp:wrapTopAndBottom/>
            <wp:docPr id="5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19175" cy="1133475"/>
                    </a:xfrm>
                    <a:prstGeom prst="rect">
                      <a:avLst/>
                    </a:prstGeom>
                  </pic:spPr>
                </pic:pic>
              </a:graphicData>
            </a:graphic>
            <wp14:sizeRelH relativeFrom="margin">
              <wp14:pctWidth>0</wp14:pctWidth>
            </wp14:sizeRelH>
            <wp14:sizeRelV relativeFrom="margin">
              <wp14:pctHeight>0</wp14:pctHeight>
            </wp14:sizeRelV>
          </wp:anchor>
        </w:drawing>
      </w:r>
      <w:r w:rsidR="00B901B2" w:rsidRPr="0095350B">
        <w:rPr>
          <w:rFonts w:ascii="Times New Roman" w:hAnsi="Times New Roman" w:cs="Times New Roman"/>
          <w:b/>
          <w:bCs/>
          <w:noProof/>
          <w:sz w:val="36"/>
          <w:szCs w:val="36"/>
          <w:lang w:val="en-US" w:eastAsia="en-US" w:bidi="ar-SA"/>
        </w:rPr>
        <w:drawing>
          <wp:anchor distT="0" distB="0" distL="0" distR="0" simplePos="0" relativeHeight="251697152" behindDoc="1" locked="0" layoutInCell="1" allowOverlap="1" wp14:anchorId="167F9EC0" wp14:editId="38F9EFA3">
            <wp:simplePos x="0" y="0"/>
            <wp:positionH relativeFrom="page">
              <wp:posOffset>647700</wp:posOffset>
            </wp:positionH>
            <wp:positionV relativeFrom="paragraph">
              <wp:posOffset>-1406525</wp:posOffset>
            </wp:positionV>
            <wp:extent cx="2066925" cy="1151255"/>
            <wp:effectExtent l="0" t="0" r="9525" b="0"/>
            <wp:wrapTopAndBottom/>
            <wp:docPr id="5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066925" cy="1151255"/>
                    </a:xfrm>
                    <a:prstGeom prst="rect">
                      <a:avLst/>
                    </a:prstGeom>
                  </pic:spPr>
                </pic:pic>
              </a:graphicData>
            </a:graphic>
            <wp14:sizeRelH relativeFrom="margin">
              <wp14:pctWidth>0</wp14:pctWidth>
            </wp14:sizeRelH>
            <wp14:sizeRelV relativeFrom="margin">
              <wp14:pctHeight>0</wp14:pctHeight>
            </wp14:sizeRelV>
          </wp:anchor>
        </w:drawing>
      </w:r>
      <w:r w:rsidR="00B901B2" w:rsidRPr="00F463DF">
        <w:rPr>
          <w:rFonts w:ascii="Times New Roman" w:hAnsi="Times New Roman" w:cs="Times New Roman"/>
          <w:b/>
          <w:sz w:val="28"/>
          <w:szCs w:val="28"/>
        </w:rPr>
        <w:t>INDUSTRIAL CUM SOFTWARE TRAINING REPORT</w:t>
      </w:r>
    </w:p>
    <w:p w:rsidR="00B901B2" w:rsidRPr="00F463DF" w:rsidRDefault="00B901B2" w:rsidP="00B901B2">
      <w:pPr>
        <w:spacing w:before="240" w:line="360" w:lineRule="auto"/>
        <w:ind w:left="-567" w:right="-341"/>
        <w:jc w:val="center"/>
        <w:rPr>
          <w:rFonts w:ascii="Times New Roman" w:hAnsi="Times New Roman" w:cs="Times New Roman"/>
          <w:b/>
          <w:sz w:val="28"/>
          <w:szCs w:val="28"/>
        </w:rPr>
      </w:pPr>
      <w:r w:rsidRPr="00F463DF">
        <w:rPr>
          <w:rFonts w:ascii="Times New Roman" w:hAnsi="Times New Roman" w:cs="Times New Roman"/>
          <w:b/>
          <w:sz w:val="28"/>
          <w:szCs w:val="28"/>
        </w:rPr>
        <w:t>SUBMITTED IN PARTIAL FULFILLMENT OF THE DEGREE</w:t>
      </w:r>
    </w:p>
    <w:p w:rsidR="00B901B2" w:rsidRPr="00F463DF" w:rsidRDefault="00B901B2" w:rsidP="00B901B2">
      <w:pPr>
        <w:spacing w:before="240" w:line="360" w:lineRule="auto"/>
        <w:ind w:left="-567" w:right="-341"/>
        <w:jc w:val="center"/>
        <w:rPr>
          <w:rFonts w:ascii="Times New Roman" w:hAnsi="Times New Roman" w:cs="Times New Roman"/>
          <w:b/>
          <w:sz w:val="28"/>
          <w:szCs w:val="28"/>
        </w:rPr>
      </w:pPr>
      <w:r w:rsidRPr="00F463DF">
        <w:rPr>
          <w:rFonts w:ascii="Times New Roman" w:hAnsi="Times New Roman" w:cs="Times New Roman"/>
          <w:b/>
          <w:sz w:val="28"/>
          <w:szCs w:val="28"/>
        </w:rPr>
        <w:t xml:space="preserve">OF </w:t>
      </w:r>
    </w:p>
    <w:p w:rsidR="00B901B2" w:rsidRPr="00F463DF" w:rsidRDefault="00B901B2" w:rsidP="00B901B2">
      <w:pPr>
        <w:spacing w:before="240" w:line="360" w:lineRule="auto"/>
        <w:ind w:left="-567" w:right="-341"/>
        <w:jc w:val="center"/>
        <w:rPr>
          <w:rFonts w:ascii="Times New Roman" w:hAnsi="Times New Roman" w:cs="Times New Roman"/>
          <w:b/>
          <w:sz w:val="28"/>
          <w:szCs w:val="28"/>
        </w:rPr>
      </w:pPr>
      <w:r w:rsidRPr="00F463DF">
        <w:rPr>
          <w:rFonts w:ascii="Times New Roman" w:hAnsi="Times New Roman" w:cs="Times New Roman"/>
          <w:b/>
          <w:sz w:val="28"/>
          <w:szCs w:val="28"/>
        </w:rPr>
        <w:t>BACHELOR OF TECHNOLOGY</w:t>
      </w:r>
    </w:p>
    <w:p w:rsidR="00B901B2" w:rsidRPr="00F463DF" w:rsidRDefault="00B901B2" w:rsidP="00B901B2">
      <w:pPr>
        <w:spacing w:before="240" w:line="360" w:lineRule="auto"/>
        <w:ind w:left="-567" w:right="-341"/>
        <w:jc w:val="center"/>
        <w:rPr>
          <w:rFonts w:ascii="Times New Roman" w:hAnsi="Times New Roman" w:cs="Times New Roman"/>
          <w:b/>
          <w:sz w:val="28"/>
          <w:szCs w:val="28"/>
        </w:rPr>
      </w:pPr>
      <w:r w:rsidRPr="00F463DF">
        <w:rPr>
          <w:rFonts w:ascii="Times New Roman" w:hAnsi="Times New Roman" w:cs="Times New Roman"/>
          <w:b/>
          <w:sz w:val="28"/>
          <w:szCs w:val="28"/>
        </w:rPr>
        <w:t xml:space="preserve">IN </w:t>
      </w:r>
    </w:p>
    <w:p w:rsidR="00B901B2" w:rsidRPr="00F463DF" w:rsidRDefault="00B901B2" w:rsidP="00B901B2">
      <w:pPr>
        <w:spacing w:before="240" w:line="360" w:lineRule="auto"/>
        <w:ind w:left="-567" w:right="-341"/>
        <w:jc w:val="center"/>
        <w:rPr>
          <w:rFonts w:ascii="Times New Roman" w:hAnsi="Times New Roman" w:cs="Times New Roman"/>
          <w:b/>
          <w:sz w:val="28"/>
          <w:szCs w:val="28"/>
        </w:rPr>
      </w:pPr>
      <w:r w:rsidRPr="00F463DF">
        <w:rPr>
          <w:rFonts w:ascii="Times New Roman" w:hAnsi="Times New Roman" w:cs="Times New Roman"/>
          <w:b/>
          <w:sz w:val="28"/>
          <w:szCs w:val="28"/>
        </w:rPr>
        <w:t>COMPUTER SCIENCE AND ENGINEERING</w:t>
      </w:r>
    </w:p>
    <w:p w:rsidR="00B901B2" w:rsidRPr="00115CCE" w:rsidRDefault="00B901B2" w:rsidP="00B901B2">
      <w:pPr>
        <w:spacing w:before="240" w:line="360" w:lineRule="auto"/>
        <w:ind w:left="-567" w:right="-341"/>
        <w:jc w:val="center"/>
        <w:rPr>
          <w:rFonts w:ascii="Times New Roman" w:hAnsi="Times New Roman" w:cs="Times New Roman"/>
          <w:b/>
          <w:sz w:val="24"/>
          <w:szCs w:val="24"/>
        </w:rPr>
      </w:pPr>
      <w:r w:rsidRPr="00F463DF">
        <w:rPr>
          <w:rFonts w:ascii="Times New Roman" w:hAnsi="Times New Roman" w:cs="Times New Roman"/>
          <w:b/>
          <w:sz w:val="24"/>
          <w:szCs w:val="24"/>
        </w:rPr>
        <w:t>SUBMITTED BY</w:t>
      </w:r>
    </w:p>
    <w:p w:rsidR="00B901B2" w:rsidRPr="00F463DF" w:rsidRDefault="00B901B2" w:rsidP="00B901B2">
      <w:pPr>
        <w:spacing w:before="240" w:line="360" w:lineRule="auto"/>
        <w:ind w:left="-567" w:right="-341"/>
        <w:jc w:val="center"/>
        <w:rPr>
          <w:rFonts w:ascii="Times New Roman" w:hAnsi="Times New Roman" w:cs="Times New Roman"/>
          <w:b/>
          <w:sz w:val="28"/>
          <w:szCs w:val="28"/>
        </w:rPr>
      </w:pPr>
      <w:r w:rsidRPr="00F463DF">
        <w:rPr>
          <w:rFonts w:ascii="Times New Roman" w:hAnsi="Times New Roman" w:cs="Times New Roman"/>
          <w:b/>
          <w:sz w:val="28"/>
          <w:szCs w:val="28"/>
        </w:rPr>
        <w:t xml:space="preserve">NAME: </w:t>
      </w:r>
      <w:r>
        <w:rPr>
          <w:rFonts w:ascii="Times New Roman" w:hAnsi="Times New Roman" w:cs="Times New Roman"/>
          <w:b/>
          <w:sz w:val="28"/>
          <w:szCs w:val="28"/>
        </w:rPr>
        <w:t xml:space="preserve">RAJU KUMAR </w:t>
      </w:r>
    </w:p>
    <w:p w:rsidR="00B901B2" w:rsidRDefault="00B901B2" w:rsidP="00B901B2">
      <w:pPr>
        <w:spacing w:before="240" w:line="360" w:lineRule="auto"/>
        <w:ind w:left="-567" w:right="-341"/>
        <w:jc w:val="center"/>
        <w:rPr>
          <w:rFonts w:ascii="Times New Roman" w:hAnsi="Times New Roman" w:cs="Times New Roman"/>
          <w:b/>
          <w:sz w:val="32"/>
          <w:szCs w:val="32"/>
        </w:rPr>
      </w:pPr>
      <w:r w:rsidRPr="00F463DF">
        <w:rPr>
          <w:rFonts w:ascii="Times New Roman" w:hAnsi="Times New Roman" w:cs="Times New Roman"/>
          <w:b/>
          <w:sz w:val="28"/>
          <w:szCs w:val="28"/>
        </w:rPr>
        <w:t xml:space="preserve">ROLL NUMBER: </w:t>
      </w:r>
      <w:r>
        <w:rPr>
          <w:rFonts w:ascii="Times New Roman" w:hAnsi="Times New Roman" w:cs="Times New Roman"/>
          <w:b/>
          <w:sz w:val="28"/>
          <w:szCs w:val="28"/>
        </w:rPr>
        <w:t>2339281</w:t>
      </w:r>
    </w:p>
    <w:p w:rsidR="00B901B2" w:rsidRDefault="00B901B2" w:rsidP="00B901B2">
      <w:pPr>
        <w:spacing w:before="240" w:line="360" w:lineRule="auto"/>
        <w:ind w:right="-341"/>
        <w:rPr>
          <w:rFonts w:ascii="Times New Roman" w:hAnsi="Times New Roman" w:cs="Times New Roman"/>
          <w:b/>
          <w:sz w:val="28"/>
          <w:szCs w:val="28"/>
        </w:rPr>
      </w:pPr>
    </w:p>
    <w:p w:rsidR="00B901B2" w:rsidRPr="00F463DF" w:rsidRDefault="00B901B2" w:rsidP="00B901B2">
      <w:pPr>
        <w:spacing w:before="240" w:line="360" w:lineRule="auto"/>
        <w:ind w:right="-341"/>
        <w:jc w:val="both"/>
        <w:rPr>
          <w:rFonts w:ascii="Times New Roman" w:hAnsi="Times New Roman" w:cs="Times New Roman"/>
          <w:b/>
          <w:sz w:val="28"/>
          <w:szCs w:val="28"/>
        </w:rPr>
      </w:pPr>
      <w:r>
        <w:rPr>
          <w:rFonts w:ascii="Times New Roman" w:hAnsi="Times New Roman" w:cs="Times New Roman"/>
          <w:b/>
          <w:sz w:val="28"/>
          <w:szCs w:val="28"/>
        </w:rPr>
        <w:t xml:space="preserve">   </w:t>
      </w:r>
      <w:r w:rsidRPr="00F463DF">
        <w:rPr>
          <w:rFonts w:ascii="Times New Roman" w:hAnsi="Times New Roman" w:cs="Times New Roman"/>
          <w:b/>
          <w:sz w:val="28"/>
          <w:szCs w:val="28"/>
        </w:rPr>
        <w:t>Under the Guidance of:</w:t>
      </w:r>
    </w:p>
    <w:p w:rsidR="00B901B2" w:rsidRPr="00A56C9E" w:rsidRDefault="00B901B2" w:rsidP="00B901B2">
      <w:pPr>
        <w:spacing w:line="360" w:lineRule="auto"/>
        <w:ind w:right="-341"/>
        <w:jc w:val="both"/>
        <w:rPr>
          <w:rFonts w:ascii="Times New Roman" w:hAnsi="Times New Roman" w:cs="Times New Roman"/>
          <w:b/>
          <w:sz w:val="24"/>
          <w:szCs w:val="24"/>
        </w:rPr>
      </w:pPr>
      <w:r>
        <w:rPr>
          <w:rFonts w:ascii="Times New Roman" w:hAnsi="Times New Roman" w:cs="Times New Roman"/>
          <w:b/>
          <w:sz w:val="24"/>
          <w:szCs w:val="24"/>
        </w:rPr>
        <w:t xml:space="preserve">    </w:t>
      </w:r>
      <w:r w:rsidRPr="00A56C9E">
        <w:rPr>
          <w:rFonts w:ascii="Times New Roman" w:hAnsi="Times New Roman" w:cs="Times New Roman"/>
          <w:b/>
          <w:sz w:val="24"/>
          <w:szCs w:val="24"/>
        </w:rPr>
        <w:t xml:space="preserve">Faculty Mentor Name: </w:t>
      </w:r>
      <w:proofErr w:type="spellStart"/>
      <w:r w:rsidRPr="00A56C9E">
        <w:rPr>
          <w:rFonts w:ascii="Times New Roman" w:hAnsi="Times New Roman" w:cs="Times New Roman"/>
          <w:b/>
          <w:sz w:val="24"/>
          <w:szCs w:val="24"/>
        </w:rPr>
        <w:t>Er</w:t>
      </w:r>
      <w:proofErr w:type="spellEnd"/>
      <w:r w:rsidRPr="00A56C9E">
        <w:rPr>
          <w:rFonts w:ascii="Times New Roman" w:hAnsi="Times New Roman" w:cs="Times New Roman"/>
          <w:b/>
          <w:sz w:val="24"/>
          <w:szCs w:val="24"/>
        </w:rPr>
        <w:t xml:space="preserve">. </w:t>
      </w:r>
      <w:proofErr w:type="spellStart"/>
      <w:r>
        <w:rPr>
          <w:rFonts w:ascii="Times New Roman" w:hAnsi="Times New Roman" w:cs="Times New Roman"/>
          <w:b/>
          <w:sz w:val="24"/>
          <w:szCs w:val="24"/>
        </w:rPr>
        <w:t>Manpreet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kaur</w:t>
      </w:r>
      <w:proofErr w:type="spellEnd"/>
    </w:p>
    <w:p w:rsidR="00B901B2" w:rsidRPr="00A56C9E" w:rsidRDefault="00B901B2" w:rsidP="00B901B2">
      <w:pPr>
        <w:spacing w:line="360" w:lineRule="auto"/>
        <w:ind w:right="-341"/>
        <w:jc w:val="both"/>
        <w:rPr>
          <w:rFonts w:ascii="Times New Roman" w:hAnsi="Times New Roman" w:cs="Times New Roman"/>
          <w:b/>
          <w:sz w:val="24"/>
          <w:szCs w:val="24"/>
        </w:rPr>
      </w:pPr>
      <w:r>
        <w:rPr>
          <w:rFonts w:ascii="Times New Roman" w:hAnsi="Times New Roman" w:cs="Times New Roman"/>
          <w:b/>
          <w:sz w:val="24"/>
          <w:szCs w:val="24"/>
        </w:rPr>
        <w:t xml:space="preserve">    </w:t>
      </w:r>
      <w:r w:rsidRPr="00A56C9E">
        <w:rPr>
          <w:rFonts w:ascii="Times New Roman" w:hAnsi="Times New Roman" w:cs="Times New Roman"/>
          <w:b/>
          <w:sz w:val="24"/>
          <w:szCs w:val="24"/>
        </w:rPr>
        <w:t>Designation: Assistant Professor</w:t>
      </w:r>
    </w:p>
    <w:p w:rsidR="00B901B2" w:rsidRPr="00A56C9E" w:rsidRDefault="00B901B2" w:rsidP="00B901B2">
      <w:pPr>
        <w:spacing w:line="360" w:lineRule="auto"/>
        <w:ind w:right="-341"/>
        <w:jc w:val="both"/>
        <w:rPr>
          <w:rFonts w:ascii="Times New Roman" w:hAnsi="Times New Roman" w:cs="Times New Roman"/>
          <w:b/>
          <w:sz w:val="24"/>
          <w:szCs w:val="24"/>
        </w:rPr>
      </w:pPr>
      <w:r>
        <w:rPr>
          <w:rFonts w:ascii="Times New Roman" w:hAnsi="Times New Roman" w:cs="Times New Roman"/>
          <w:b/>
          <w:sz w:val="24"/>
          <w:szCs w:val="24"/>
        </w:rPr>
        <w:t xml:space="preserve">    </w:t>
      </w:r>
      <w:r w:rsidRPr="00A56C9E">
        <w:rPr>
          <w:rFonts w:ascii="Times New Roman" w:hAnsi="Times New Roman" w:cs="Times New Roman"/>
          <w:b/>
          <w:sz w:val="24"/>
          <w:szCs w:val="24"/>
        </w:rPr>
        <w:t>Department: Computer Science &amp; Engineering</w:t>
      </w:r>
    </w:p>
    <w:p w:rsidR="00B901B2" w:rsidRPr="00A56C9E" w:rsidRDefault="00B901B2" w:rsidP="00B901B2">
      <w:pPr>
        <w:spacing w:line="360" w:lineRule="auto"/>
        <w:ind w:right="-341"/>
        <w:jc w:val="both"/>
        <w:rPr>
          <w:rFonts w:ascii="Times New Roman" w:hAnsi="Times New Roman" w:cs="Times New Roman"/>
          <w:b/>
          <w:sz w:val="24"/>
          <w:szCs w:val="24"/>
        </w:rPr>
      </w:pPr>
      <w:r>
        <w:rPr>
          <w:rFonts w:ascii="Times New Roman" w:hAnsi="Times New Roman" w:cs="Times New Roman"/>
          <w:b/>
          <w:sz w:val="24"/>
          <w:szCs w:val="24"/>
        </w:rPr>
        <w:t xml:space="preserve">    </w:t>
      </w:r>
      <w:r w:rsidRPr="00A56C9E">
        <w:rPr>
          <w:rFonts w:ascii="Times New Roman" w:hAnsi="Times New Roman" w:cs="Times New Roman"/>
          <w:b/>
          <w:sz w:val="24"/>
          <w:szCs w:val="24"/>
        </w:rPr>
        <w:t xml:space="preserve">Organization: </w:t>
      </w:r>
      <w:proofErr w:type="spellStart"/>
      <w:r w:rsidRPr="00A56C9E">
        <w:rPr>
          <w:rFonts w:ascii="Times New Roman" w:hAnsi="Times New Roman" w:cs="Times New Roman"/>
          <w:b/>
          <w:sz w:val="24"/>
          <w:szCs w:val="24"/>
        </w:rPr>
        <w:t>Gulzar</w:t>
      </w:r>
      <w:proofErr w:type="spellEnd"/>
      <w:r w:rsidRPr="00A56C9E">
        <w:rPr>
          <w:rFonts w:ascii="Times New Roman" w:hAnsi="Times New Roman" w:cs="Times New Roman"/>
          <w:b/>
          <w:sz w:val="24"/>
          <w:szCs w:val="24"/>
        </w:rPr>
        <w:t xml:space="preserve"> Group of Institutes</w:t>
      </w:r>
    </w:p>
    <w:p w:rsidR="00B901B2" w:rsidRDefault="00B901B2" w:rsidP="00B901B2">
      <w:pPr>
        <w:spacing w:before="240"/>
        <w:ind w:right="-341"/>
        <w:rPr>
          <w:rFonts w:ascii="Times New Roman" w:hAnsi="Times New Roman" w:cs="Times New Roman"/>
          <w:b/>
          <w:sz w:val="32"/>
          <w:szCs w:val="32"/>
        </w:rPr>
      </w:pPr>
    </w:p>
    <w:p w:rsidR="00B901B2" w:rsidRPr="00B901B2" w:rsidRDefault="00B901B2" w:rsidP="00B901B2">
      <w:pPr>
        <w:spacing w:before="240"/>
        <w:ind w:left="-567" w:right="-341"/>
        <w:jc w:val="center"/>
        <w:rPr>
          <w:rFonts w:ascii="Times New Roman" w:hAnsi="Times New Roman" w:cs="Times New Roman"/>
          <w:b/>
          <w:sz w:val="32"/>
          <w:szCs w:val="32"/>
        </w:rPr>
      </w:pPr>
      <w:r w:rsidRPr="00F463DF">
        <w:rPr>
          <w:rFonts w:ascii="Times New Roman" w:hAnsi="Times New Roman" w:cs="Times New Roman"/>
          <w:b/>
          <w:sz w:val="32"/>
          <w:szCs w:val="32"/>
        </w:rPr>
        <w:t>GULZAR GROUP OF INSTITUTES</w:t>
      </w:r>
      <w:r>
        <w:rPr>
          <w:rFonts w:ascii="Times New Roman" w:hAnsi="Times New Roman" w:cs="Times New Roman"/>
          <w:b/>
          <w:sz w:val="32"/>
          <w:szCs w:val="32"/>
        </w:rPr>
        <w:t>, LUDHIANA, PUNJAB</w:t>
      </w:r>
    </w:p>
    <w:p w:rsidR="00B901B2" w:rsidRDefault="00B901B2" w:rsidP="00745E3E">
      <w:pPr>
        <w:spacing w:before="240" w:line="360" w:lineRule="auto"/>
        <w:ind w:right="-341"/>
        <w:jc w:val="center"/>
        <w:rPr>
          <w:rFonts w:ascii="Times New Roman" w:hAnsi="Times New Roman" w:cs="Times New Roman"/>
          <w:b/>
          <w:bCs/>
          <w:sz w:val="28"/>
          <w:szCs w:val="28"/>
        </w:rPr>
      </w:pPr>
    </w:p>
    <w:p w:rsidR="00B901B2" w:rsidRDefault="00B901B2" w:rsidP="00745E3E">
      <w:pPr>
        <w:spacing w:before="240" w:line="360" w:lineRule="auto"/>
        <w:ind w:right="-341"/>
        <w:jc w:val="center"/>
        <w:rPr>
          <w:rFonts w:ascii="Times New Roman" w:hAnsi="Times New Roman" w:cs="Times New Roman"/>
          <w:b/>
          <w:bCs/>
          <w:sz w:val="28"/>
          <w:szCs w:val="28"/>
        </w:rPr>
      </w:pPr>
    </w:p>
    <w:p w:rsidR="00B901B2" w:rsidRDefault="00B901B2" w:rsidP="00745E3E">
      <w:pPr>
        <w:spacing w:before="240" w:line="360" w:lineRule="auto"/>
        <w:ind w:right="-341"/>
        <w:jc w:val="center"/>
        <w:rPr>
          <w:rFonts w:ascii="Times New Roman" w:hAnsi="Times New Roman" w:cs="Times New Roman"/>
          <w:b/>
          <w:bCs/>
          <w:sz w:val="28"/>
          <w:szCs w:val="28"/>
        </w:rPr>
      </w:pPr>
    </w:p>
    <w:p w:rsidR="00745E3E" w:rsidRPr="00745E3E" w:rsidRDefault="00246792" w:rsidP="00B901B2">
      <w:pPr>
        <w:spacing w:before="240" w:line="360" w:lineRule="auto"/>
        <w:ind w:right="-341"/>
        <w:jc w:val="center"/>
        <w:rPr>
          <w:rFonts w:ascii="Times New Roman" w:hAnsi="Times New Roman" w:cs="Times New Roman"/>
          <w:b/>
          <w:bCs/>
          <w:sz w:val="28"/>
          <w:szCs w:val="28"/>
        </w:rPr>
      </w:pPr>
      <w:r w:rsidRPr="0095350B">
        <w:rPr>
          <w:rFonts w:ascii="Times New Roman" w:hAnsi="Times New Roman" w:cs="Times New Roman"/>
          <w:b/>
          <w:bCs/>
          <w:noProof/>
          <w:sz w:val="36"/>
          <w:szCs w:val="36"/>
          <w:lang w:val="en-US" w:eastAsia="en-US" w:bidi="ar-SA"/>
        </w:rPr>
        <w:lastRenderedPageBreak/>
        <w:drawing>
          <wp:anchor distT="0" distB="0" distL="0" distR="0" simplePos="0" relativeHeight="251699200" behindDoc="1" locked="0" layoutInCell="1" allowOverlap="1" wp14:anchorId="404DF42D" wp14:editId="099D494E">
            <wp:simplePos x="0" y="0"/>
            <wp:positionH relativeFrom="page">
              <wp:posOffset>5848350</wp:posOffset>
            </wp:positionH>
            <wp:positionV relativeFrom="paragraph">
              <wp:posOffset>-1240790</wp:posOffset>
            </wp:positionV>
            <wp:extent cx="1019175" cy="1133475"/>
            <wp:effectExtent l="0" t="0" r="9525" b="9525"/>
            <wp:wrapTopAndBottom/>
            <wp:docPr id="5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19175" cy="1133475"/>
                    </a:xfrm>
                    <a:prstGeom prst="rect">
                      <a:avLst/>
                    </a:prstGeom>
                  </pic:spPr>
                </pic:pic>
              </a:graphicData>
            </a:graphic>
            <wp14:sizeRelH relativeFrom="margin">
              <wp14:pctWidth>0</wp14:pctWidth>
            </wp14:sizeRelH>
            <wp14:sizeRelV relativeFrom="margin">
              <wp14:pctHeight>0</wp14:pctHeight>
            </wp14:sizeRelV>
          </wp:anchor>
        </w:drawing>
      </w:r>
      <w:r w:rsidR="00B901B2" w:rsidRPr="0095350B">
        <w:rPr>
          <w:rFonts w:ascii="Times New Roman" w:hAnsi="Times New Roman" w:cs="Times New Roman"/>
          <w:b/>
          <w:bCs/>
          <w:noProof/>
          <w:sz w:val="36"/>
          <w:szCs w:val="36"/>
          <w:lang w:val="en-US" w:eastAsia="en-US" w:bidi="ar-SA"/>
        </w:rPr>
        <w:drawing>
          <wp:anchor distT="0" distB="0" distL="0" distR="0" simplePos="0" relativeHeight="251693056" behindDoc="1" locked="0" layoutInCell="1" allowOverlap="1" wp14:anchorId="72F30693" wp14:editId="70501CF3">
            <wp:simplePos x="0" y="0"/>
            <wp:positionH relativeFrom="page">
              <wp:posOffset>695325</wp:posOffset>
            </wp:positionH>
            <wp:positionV relativeFrom="paragraph">
              <wp:posOffset>-1044575</wp:posOffset>
            </wp:positionV>
            <wp:extent cx="2066925" cy="1151255"/>
            <wp:effectExtent l="0" t="0" r="9525" b="0"/>
            <wp:wrapTopAndBottom/>
            <wp:docPr id="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066925" cy="1151255"/>
                    </a:xfrm>
                    <a:prstGeom prst="rect">
                      <a:avLst/>
                    </a:prstGeom>
                  </pic:spPr>
                </pic:pic>
              </a:graphicData>
            </a:graphic>
            <wp14:sizeRelH relativeFrom="margin">
              <wp14:pctWidth>0</wp14:pctWidth>
            </wp14:sizeRelH>
            <wp14:sizeRelV relativeFrom="margin">
              <wp14:pctHeight>0</wp14:pctHeight>
            </wp14:sizeRelV>
          </wp:anchor>
        </w:drawing>
      </w:r>
      <w:r w:rsidR="00745E3E" w:rsidRPr="00B67915">
        <w:rPr>
          <w:rFonts w:ascii="Times New Roman" w:hAnsi="Times New Roman" w:cs="Times New Roman"/>
          <w:b/>
          <w:bCs/>
          <w:sz w:val="28"/>
          <w:szCs w:val="28"/>
        </w:rPr>
        <w:t>BTCS801-18] SOFTWARE TRAINING</w:t>
      </w:r>
    </w:p>
    <w:p w:rsidR="00745E3E" w:rsidRPr="00B67915" w:rsidRDefault="00745E3E" w:rsidP="00745E3E">
      <w:pPr>
        <w:tabs>
          <w:tab w:val="left" w:pos="3240"/>
        </w:tabs>
        <w:spacing w:line="360" w:lineRule="auto"/>
        <w:jc w:val="center"/>
        <w:rPr>
          <w:rFonts w:ascii="Times New Roman" w:hAnsi="Times New Roman" w:cs="Times New Roman"/>
          <w:b/>
          <w:bCs/>
          <w:sz w:val="28"/>
          <w:szCs w:val="28"/>
        </w:rPr>
      </w:pPr>
      <w:r w:rsidRPr="00B67915">
        <w:rPr>
          <w:rFonts w:ascii="Times New Roman" w:hAnsi="Times New Roman" w:cs="Times New Roman"/>
          <w:b/>
          <w:bCs/>
          <w:sz w:val="28"/>
          <w:szCs w:val="28"/>
        </w:rPr>
        <w:t>TRAINING REPORT</w:t>
      </w:r>
    </w:p>
    <w:p w:rsidR="00745E3E" w:rsidRPr="00B67915" w:rsidRDefault="00745E3E" w:rsidP="00745E3E">
      <w:pPr>
        <w:tabs>
          <w:tab w:val="left" w:pos="3240"/>
        </w:tabs>
        <w:spacing w:line="360" w:lineRule="auto"/>
        <w:rPr>
          <w:rFonts w:ascii="Times New Roman" w:hAnsi="Times New Roman" w:cs="Times New Roman"/>
          <w:b/>
          <w:bCs/>
          <w:sz w:val="28"/>
          <w:szCs w:val="28"/>
        </w:rPr>
      </w:pPr>
      <w:r w:rsidRPr="00B67915">
        <w:rPr>
          <w:rFonts w:ascii="Times New Roman" w:hAnsi="Times New Roman" w:cs="Times New Roman"/>
          <w:b/>
          <w:bCs/>
          <w:sz w:val="28"/>
          <w:szCs w:val="28"/>
        </w:rPr>
        <w:tab/>
        <w:t>UNDERTAKEN AT</w:t>
      </w:r>
    </w:p>
    <w:p w:rsidR="00745E3E" w:rsidRPr="00B67915" w:rsidRDefault="00745E3E" w:rsidP="00745E3E">
      <w:pPr>
        <w:tabs>
          <w:tab w:val="left" w:pos="3240"/>
        </w:tabs>
        <w:spacing w:line="360" w:lineRule="auto"/>
        <w:jc w:val="center"/>
        <w:rPr>
          <w:rFonts w:ascii="Times New Roman" w:hAnsi="Times New Roman" w:cs="Times New Roman"/>
          <w:b/>
          <w:bCs/>
          <w:sz w:val="28"/>
          <w:szCs w:val="28"/>
        </w:rPr>
      </w:pPr>
      <w:r w:rsidRPr="00B67915">
        <w:rPr>
          <w:rFonts w:ascii="Times New Roman" w:hAnsi="Times New Roman" w:cs="Times New Roman"/>
          <w:b/>
          <w:bCs/>
          <w:sz w:val="28"/>
          <w:szCs w:val="28"/>
        </w:rPr>
        <w:t>FUTURE FINDER PVT</w:t>
      </w:r>
      <w:r>
        <w:rPr>
          <w:rFonts w:ascii="Times New Roman" w:hAnsi="Times New Roman" w:cs="Times New Roman"/>
          <w:b/>
          <w:bCs/>
          <w:sz w:val="28"/>
          <w:szCs w:val="28"/>
        </w:rPr>
        <w:t>. LTD</w:t>
      </w:r>
    </w:p>
    <w:p w:rsidR="00745E3E" w:rsidRPr="00D025DB" w:rsidRDefault="00745E3E" w:rsidP="00745E3E">
      <w:pPr>
        <w:tabs>
          <w:tab w:val="left" w:pos="3240"/>
        </w:tabs>
        <w:spacing w:line="360" w:lineRule="auto"/>
        <w:jc w:val="center"/>
        <w:rPr>
          <w:rFonts w:ascii="Times New Roman" w:hAnsi="Times New Roman" w:cs="Times New Roman"/>
          <w:sz w:val="28"/>
          <w:szCs w:val="28"/>
        </w:rPr>
      </w:pPr>
      <w:bookmarkStart w:id="0" w:name="_GoBack"/>
      <w:bookmarkEnd w:id="0"/>
      <w:r w:rsidRPr="00D025DB">
        <w:rPr>
          <w:rFonts w:ascii="Times New Roman" w:hAnsi="Times New Roman" w:cs="Times New Roman"/>
          <w:sz w:val="28"/>
          <w:szCs w:val="28"/>
        </w:rPr>
        <w:t>JANUARY 2026 TO JUNE 2026</w:t>
      </w:r>
    </w:p>
    <w:p w:rsidR="00745E3E" w:rsidRPr="00745E3E" w:rsidRDefault="00745E3E" w:rsidP="00745E3E">
      <w:pPr>
        <w:tabs>
          <w:tab w:val="left" w:pos="3240"/>
        </w:tabs>
        <w:spacing w:line="360" w:lineRule="auto"/>
        <w:jc w:val="center"/>
        <w:rPr>
          <w:rFonts w:ascii="Times New Roman" w:hAnsi="Times New Roman" w:cs="Times New Roman"/>
          <w:b/>
          <w:bCs/>
          <w:sz w:val="32"/>
          <w:szCs w:val="32"/>
        </w:rPr>
      </w:pPr>
      <w:r w:rsidRPr="00B67915">
        <w:rPr>
          <w:rFonts w:ascii="Times New Roman" w:hAnsi="Times New Roman" w:cs="Times New Roman"/>
          <w:b/>
          <w:bCs/>
          <w:sz w:val="32"/>
          <w:szCs w:val="32"/>
        </w:rPr>
        <w:t>ON</w:t>
      </w:r>
    </w:p>
    <w:p w:rsidR="00745E3E" w:rsidRPr="006515DA" w:rsidRDefault="00B901B2" w:rsidP="00745E3E">
      <w:pPr>
        <w:tabs>
          <w:tab w:val="left" w:pos="3240"/>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RECRUITMENT DASHBOARD ANALYSIS</w:t>
      </w:r>
      <w:r w:rsidR="00745E3E">
        <w:rPr>
          <w:rFonts w:ascii="Times New Roman" w:hAnsi="Times New Roman" w:cs="Times New Roman"/>
          <w:b/>
          <w:bCs/>
          <w:sz w:val="28"/>
          <w:szCs w:val="28"/>
        </w:rPr>
        <w:t xml:space="preserve"> </w:t>
      </w:r>
    </w:p>
    <w:p w:rsidR="00745E3E" w:rsidRDefault="00745E3E" w:rsidP="00745E3E">
      <w:pPr>
        <w:tabs>
          <w:tab w:val="left" w:pos="3240"/>
        </w:tabs>
        <w:spacing w:line="360" w:lineRule="auto"/>
        <w:jc w:val="center"/>
        <w:rPr>
          <w:rFonts w:ascii="Times New Roman" w:hAnsi="Times New Roman" w:cs="Times New Roman"/>
          <w:b/>
          <w:bCs/>
          <w:sz w:val="28"/>
          <w:szCs w:val="28"/>
        </w:rPr>
      </w:pPr>
    </w:p>
    <w:p w:rsidR="00745E3E" w:rsidRPr="006515DA" w:rsidRDefault="00745E3E" w:rsidP="00745E3E">
      <w:pPr>
        <w:tabs>
          <w:tab w:val="left" w:pos="3240"/>
        </w:tabs>
        <w:spacing w:line="360" w:lineRule="auto"/>
        <w:jc w:val="center"/>
        <w:rPr>
          <w:rFonts w:ascii="Times New Roman" w:hAnsi="Times New Roman" w:cs="Times New Roman"/>
          <w:b/>
          <w:bCs/>
          <w:sz w:val="28"/>
          <w:szCs w:val="28"/>
        </w:rPr>
      </w:pPr>
      <w:r w:rsidRPr="006515DA">
        <w:rPr>
          <w:rFonts w:ascii="Times New Roman" w:hAnsi="Times New Roman" w:cs="Times New Roman"/>
          <w:b/>
          <w:bCs/>
          <w:sz w:val="28"/>
          <w:szCs w:val="28"/>
        </w:rPr>
        <w:t>SUBMITTED IN PARTIAL FULFILLMENT OF THE DEGREE</w:t>
      </w:r>
    </w:p>
    <w:p w:rsidR="00745E3E" w:rsidRPr="006515DA" w:rsidRDefault="00745E3E" w:rsidP="00745E3E">
      <w:pPr>
        <w:tabs>
          <w:tab w:val="left" w:pos="3240"/>
        </w:tabs>
        <w:spacing w:line="360" w:lineRule="auto"/>
        <w:jc w:val="center"/>
        <w:rPr>
          <w:rFonts w:ascii="Times New Roman" w:hAnsi="Times New Roman" w:cs="Times New Roman"/>
          <w:b/>
          <w:bCs/>
          <w:sz w:val="28"/>
          <w:szCs w:val="28"/>
        </w:rPr>
      </w:pPr>
      <w:r w:rsidRPr="006515DA">
        <w:rPr>
          <w:rFonts w:ascii="Times New Roman" w:hAnsi="Times New Roman" w:cs="Times New Roman"/>
          <w:b/>
          <w:bCs/>
          <w:sz w:val="28"/>
          <w:szCs w:val="28"/>
        </w:rPr>
        <w:t>OF</w:t>
      </w:r>
    </w:p>
    <w:p w:rsidR="00745E3E" w:rsidRPr="006515DA" w:rsidRDefault="00745E3E" w:rsidP="00745E3E">
      <w:pPr>
        <w:tabs>
          <w:tab w:val="left" w:pos="3240"/>
        </w:tabs>
        <w:spacing w:line="360" w:lineRule="auto"/>
        <w:jc w:val="center"/>
        <w:rPr>
          <w:rFonts w:ascii="Times New Roman" w:hAnsi="Times New Roman" w:cs="Times New Roman"/>
          <w:b/>
          <w:bCs/>
          <w:sz w:val="28"/>
          <w:szCs w:val="28"/>
        </w:rPr>
      </w:pPr>
      <w:r w:rsidRPr="006515DA">
        <w:rPr>
          <w:rFonts w:ascii="Times New Roman" w:hAnsi="Times New Roman" w:cs="Times New Roman"/>
          <w:b/>
          <w:bCs/>
          <w:sz w:val="28"/>
          <w:szCs w:val="28"/>
        </w:rPr>
        <w:t>BACHELOR OF TECHNOLOGY</w:t>
      </w:r>
    </w:p>
    <w:p w:rsidR="00745E3E" w:rsidRPr="006515DA" w:rsidRDefault="00745E3E" w:rsidP="00745E3E">
      <w:pPr>
        <w:tabs>
          <w:tab w:val="left" w:pos="3240"/>
        </w:tabs>
        <w:spacing w:line="360" w:lineRule="auto"/>
        <w:jc w:val="center"/>
        <w:rPr>
          <w:rFonts w:ascii="Times New Roman" w:hAnsi="Times New Roman" w:cs="Times New Roman"/>
          <w:b/>
          <w:bCs/>
          <w:sz w:val="28"/>
          <w:szCs w:val="28"/>
        </w:rPr>
      </w:pPr>
      <w:r w:rsidRPr="006515DA">
        <w:rPr>
          <w:rFonts w:ascii="Times New Roman" w:hAnsi="Times New Roman" w:cs="Times New Roman"/>
          <w:b/>
          <w:bCs/>
          <w:sz w:val="28"/>
          <w:szCs w:val="28"/>
        </w:rPr>
        <w:t>IN</w:t>
      </w:r>
    </w:p>
    <w:p w:rsidR="00745E3E" w:rsidRPr="006515DA" w:rsidRDefault="00745E3E" w:rsidP="00745E3E">
      <w:pPr>
        <w:tabs>
          <w:tab w:val="left" w:pos="3240"/>
        </w:tabs>
        <w:spacing w:line="360" w:lineRule="auto"/>
        <w:jc w:val="center"/>
        <w:rPr>
          <w:rFonts w:ascii="Times New Roman" w:hAnsi="Times New Roman" w:cs="Times New Roman"/>
          <w:b/>
          <w:bCs/>
          <w:sz w:val="28"/>
          <w:szCs w:val="28"/>
        </w:rPr>
      </w:pPr>
      <w:r w:rsidRPr="006515DA">
        <w:rPr>
          <w:rFonts w:ascii="Times New Roman" w:hAnsi="Times New Roman" w:cs="Times New Roman"/>
          <w:b/>
          <w:bCs/>
          <w:sz w:val="28"/>
          <w:szCs w:val="28"/>
        </w:rPr>
        <w:t>COM</w:t>
      </w:r>
      <w:r>
        <w:rPr>
          <w:rFonts w:ascii="Times New Roman" w:hAnsi="Times New Roman" w:cs="Times New Roman"/>
          <w:b/>
          <w:bCs/>
          <w:sz w:val="28"/>
          <w:szCs w:val="28"/>
        </w:rPr>
        <w:t xml:space="preserve">PUTER SCIENCE AND ENGINEERING </w:t>
      </w:r>
    </w:p>
    <w:p w:rsidR="00745E3E" w:rsidRPr="00B67915" w:rsidRDefault="00745E3E" w:rsidP="00745E3E">
      <w:pPr>
        <w:tabs>
          <w:tab w:val="left" w:pos="3240"/>
        </w:tabs>
        <w:spacing w:line="360" w:lineRule="auto"/>
        <w:jc w:val="center"/>
        <w:rPr>
          <w:rFonts w:ascii="Times New Roman" w:hAnsi="Times New Roman" w:cs="Times New Roman"/>
          <w:b/>
          <w:bCs/>
          <w:sz w:val="24"/>
          <w:szCs w:val="24"/>
        </w:rPr>
      </w:pPr>
      <w:r w:rsidRPr="00B67915">
        <w:rPr>
          <w:rFonts w:ascii="Times New Roman" w:hAnsi="Times New Roman" w:cs="Times New Roman"/>
          <w:b/>
          <w:bCs/>
          <w:sz w:val="24"/>
          <w:szCs w:val="24"/>
        </w:rPr>
        <w:t>SUBMITTED BY</w:t>
      </w:r>
    </w:p>
    <w:p w:rsidR="00745E3E" w:rsidRDefault="00745E3E" w:rsidP="00745E3E">
      <w:pPr>
        <w:tabs>
          <w:tab w:val="left" w:pos="3240"/>
        </w:tabs>
        <w:spacing w:line="360" w:lineRule="auto"/>
        <w:ind w:left="-360" w:firstLine="360"/>
        <w:jc w:val="center"/>
        <w:rPr>
          <w:rFonts w:ascii="Times New Roman" w:hAnsi="Times New Roman" w:cs="Times New Roman"/>
          <w:b/>
          <w:bCs/>
          <w:sz w:val="24"/>
          <w:szCs w:val="24"/>
        </w:rPr>
      </w:pPr>
    </w:p>
    <w:p w:rsidR="00745E3E" w:rsidRDefault="00B901B2" w:rsidP="00745E3E">
      <w:pPr>
        <w:tabs>
          <w:tab w:val="left" w:pos="3240"/>
        </w:tabs>
        <w:spacing w:line="360" w:lineRule="auto"/>
        <w:ind w:left="-360" w:firstLine="360"/>
        <w:jc w:val="center"/>
        <w:rPr>
          <w:rFonts w:ascii="Times New Roman" w:hAnsi="Times New Roman" w:cs="Times New Roman"/>
          <w:b/>
          <w:bCs/>
          <w:sz w:val="24"/>
          <w:szCs w:val="24"/>
        </w:rPr>
      </w:pPr>
      <w:r>
        <w:rPr>
          <w:rFonts w:ascii="Times New Roman" w:hAnsi="Times New Roman" w:cs="Times New Roman"/>
          <w:b/>
          <w:bCs/>
          <w:sz w:val="24"/>
          <w:szCs w:val="24"/>
        </w:rPr>
        <w:t>NAME: RAJU</w:t>
      </w:r>
      <w:r w:rsidR="00745E3E">
        <w:rPr>
          <w:rFonts w:ascii="Times New Roman" w:hAnsi="Times New Roman" w:cs="Times New Roman"/>
          <w:b/>
          <w:bCs/>
          <w:sz w:val="24"/>
          <w:szCs w:val="24"/>
        </w:rPr>
        <w:t xml:space="preserve"> KUMAR</w:t>
      </w:r>
      <w:ins w:id="1" w:author="GAUTAM" w:date="2026-06-04T23:39:00Z">
        <w:r w:rsidR="00F17094">
          <w:rPr>
            <w:rFonts w:ascii="Times New Roman" w:hAnsi="Times New Roman" w:cs="Times New Roman"/>
            <w:b/>
            <w:bCs/>
            <w:sz w:val="24"/>
            <w:szCs w:val="24"/>
          </w:rPr>
          <w:t xml:space="preserve"> &amp; </w:t>
        </w:r>
      </w:ins>
      <w:del w:id="2" w:author="GAUTAM" w:date="2026-06-04T23:39:00Z">
        <w:r w:rsidDel="00F17094">
          <w:rPr>
            <w:rFonts w:ascii="Times New Roman" w:hAnsi="Times New Roman" w:cs="Times New Roman"/>
            <w:b/>
            <w:bCs/>
            <w:sz w:val="24"/>
            <w:szCs w:val="24"/>
          </w:rPr>
          <w:delText xml:space="preserve">  and </w:delText>
        </w:r>
      </w:del>
      <w:r>
        <w:rPr>
          <w:rFonts w:ascii="Times New Roman" w:hAnsi="Times New Roman" w:cs="Times New Roman"/>
          <w:b/>
          <w:bCs/>
          <w:sz w:val="24"/>
          <w:szCs w:val="24"/>
        </w:rPr>
        <w:t>ROLL NUMBER: 2339281</w:t>
      </w:r>
    </w:p>
    <w:p w:rsidR="00745E3E" w:rsidRDefault="00745E3E" w:rsidP="00745E3E">
      <w:pPr>
        <w:tabs>
          <w:tab w:val="left" w:pos="3240"/>
        </w:tabs>
        <w:spacing w:line="360" w:lineRule="auto"/>
        <w:ind w:left="-360" w:firstLine="360"/>
        <w:rPr>
          <w:rFonts w:ascii="Times New Roman" w:hAnsi="Times New Roman" w:cs="Times New Roman"/>
          <w:b/>
          <w:bCs/>
          <w:sz w:val="28"/>
          <w:szCs w:val="28"/>
        </w:rPr>
      </w:pPr>
    </w:p>
    <w:p w:rsidR="00745E3E" w:rsidRPr="00F603EC" w:rsidRDefault="00745E3E" w:rsidP="00745E3E">
      <w:pPr>
        <w:tabs>
          <w:tab w:val="left" w:pos="3240"/>
        </w:tabs>
        <w:spacing w:line="360" w:lineRule="auto"/>
        <w:ind w:left="-360" w:firstLine="360"/>
        <w:rPr>
          <w:rFonts w:ascii="Times New Roman" w:hAnsi="Times New Roman" w:cs="Times New Roman"/>
          <w:b/>
          <w:bCs/>
          <w:sz w:val="28"/>
          <w:szCs w:val="28"/>
        </w:rPr>
      </w:pPr>
      <w:r w:rsidRPr="00F603EC">
        <w:rPr>
          <w:rFonts w:ascii="Times New Roman" w:hAnsi="Times New Roman" w:cs="Times New Roman"/>
          <w:b/>
          <w:bCs/>
          <w:sz w:val="28"/>
          <w:szCs w:val="28"/>
        </w:rPr>
        <w:t>Under the Guidance of:</w:t>
      </w:r>
    </w:p>
    <w:p w:rsidR="00745E3E" w:rsidRPr="00A954B5" w:rsidRDefault="00745E3E" w:rsidP="00745E3E">
      <w:pPr>
        <w:tabs>
          <w:tab w:val="left" w:pos="3240"/>
        </w:tabs>
        <w:spacing w:line="360" w:lineRule="auto"/>
        <w:rPr>
          <w:rFonts w:ascii="Times New Roman" w:hAnsi="Times New Roman" w:cs="Times New Roman"/>
          <w:b/>
          <w:bCs/>
          <w:sz w:val="24"/>
          <w:szCs w:val="24"/>
        </w:rPr>
      </w:pPr>
      <w:r w:rsidRPr="00252310">
        <w:rPr>
          <w:rFonts w:ascii="Times New Roman" w:hAnsi="Times New Roman" w:cs="Times New Roman"/>
          <w:b/>
          <w:bCs/>
          <w:sz w:val="24"/>
          <w:szCs w:val="24"/>
        </w:rPr>
        <w:t>Mentor</w:t>
      </w:r>
      <w:r w:rsidRPr="00A954B5">
        <w:rPr>
          <w:rFonts w:ascii="Times New Roman" w:hAnsi="Times New Roman" w:cs="Times New Roman"/>
          <w:b/>
          <w:bCs/>
          <w:sz w:val="24"/>
          <w:szCs w:val="24"/>
        </w:rPr>
        <w:t xml:space="preserve"> Name: </w:t>
      </w:r>
      <w:proofErr w:type="spellStart"/>
      <w:r>
        <w:rPr>
          <w:rFonts w:ascii="Times New Roman" w:hAnsi="Times New Roman" w:cs="Times New Roman"/>
          <w:b/>
          <w:bCs/>
          <w:sz w:val="24"/>
          <w:szCs w:val="24"/>
        </w:rPr>
        <w:t>Er</w:t>
      </w:r>
      <w:proofErr w:type="spellEnd"/>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sz w:val="24"/>
          <w:szCs w:val="24"/>
        </w:rPr>
        <w:t>Manpreet</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kaur</w:t>
      </w:r>
      <w:proofErr w:type="spellEnd"/>
      <w:proofErr w:type="gramEnd"/>
      <w:r>
        <w:rPr>
          <w:rFonts w:ascii="Times New Roman" w:hAnsi="Times New Roman" w:cs="Times New Roman"/>
          <w:b/>
          <w:bCs/>
          <w:sz w:val="24"/>
          <w:szCs w:val="24"/>
        </w:rPr>
        <w:t xml:space="preserve">                     </w:t>
      </w:r>
      <w:r w:rsidRPr="00A954B5">
        <w:rPr>
          <w:rFonts w:ascii="Times New Roman" w:hAnsi="Times New Roman" w:cs="Times New Roman"/>
          <w:b/>
          <w:bCs/>
          <w:sz w:val="24"/>
          <w:szCs w:val="24"/>
        </w:rPr>
        <w:t xml:space="preserve">Supervisor </w:t>
      </w:r>
      <w:proofErr w:type="spellStart"/>
      <w:r w:rsidRPr="00A954B5">
        <w:rPr>
          <w:rFonts w:ascii="Times New Roman" w:hAnsi="Times New Roman" w:cs="Times New Roman"/>
          <w:b/>
          <w:bCs/>
          <w:sz w:val="24"/>
          <w:szCs w:val="24"/>
        </w:rPr>
        <w:t>Name:</w:t>
      </w:r>
      <w:r>
        <w:rPr>
          <w:rFonts w:ascii="Times New Roman" w:hAnsi="Times New Roman" w:cs="Times New Roman"/>
          <w:b/>
          <w:bCs/>
          <w:sz w:val="24"/>
          <w:szCs w:val="24"/>
        </w:rPr>
        <w:t>MR</w:t>
      </w:r>
      <w:proofErr w:type="spellEnd"/>
      <w:r>
        <w:rPr>
          <w:rFonts w:ascii="Times New Roman" w:hAnsi="Times New Roman" w:cs="Times New Roman"/>
          <w:b/>
          <w:bCs/>
          <w:sz w:val="24"/>
          <w:szCs w:val="24"/>
        </w:rPr>
        <w:t xml:space="preserve">. Rohan </w:t>
      </w:r>
      <w:proofErr w:type="spellStart"/>
      <w:r>
        <w:rPr>
          <w:rFonts w:ascii="Times New Roman" w:hAnsi="Times New Roman" w:cs="Times New Roman"/>
          <w:b/>
          <w:bCs/>
          <w:sz w:val="24"/>
          <w:szCs w:val="24"/>
        </w:rPr>
        <w:t>Kashyap</w:t>
      </w:r>
      <w:proofErr w:type="spellEnd"/>
    </w:p>
    <w:p w:rsidR="00745E3E" w:rsidRPr="00A954B5" w:rsidRDefault="00745E3E" w:rsidP="00745E3E">
      <w:pPr>
        <w:tabs>
          <w:tab w:val="left" w:pos="3240"/>
        </w:tabs>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A954B5">
        <w:rPr>
          <w:rFonts w:ascii="Times New Roman" w:hAnsi="Times New Roman" w:cs="Times New Roman"/>
          <w:b/>
          <w:bCs/>
          <w:sz w:val="24"/>
          <w:szCs w:val="24"/>
        </w:rPr>
        <w:t>Designation:</w:t>
      </w:r>
      <w:r>
        <w:rPr>
          <w:rFonts w:ascii="Times New Roman" w:hAnsi="Times New Roman" w:cs="Times New Roman"/>
          <w:b/>
          <w:bCs/>
          <w:sz w:val="24"/>
          <w:szCs w:val="24"/>
        </w:rPr>
        <w:t xml:space="preserve"> Assistant Professor                         </w:t>
      </w:r>
      <w:r w:rsidRPr="00A954B5">
        <w:rPr>
          <w:rFonts w:ascii="Times New Roman" w:hAnsi="Times New Roman" w:cs="Times New Roman"/>
          <w:b/>
          <w:bCs/>
          <w:sz w:val="24"/>
          <w:szCs w:val="24"/>
        </w:rPr>
        <w:t>Designation:</w:t>
      </w:r>
      <w:r>
        <w:rPr>
          <w:rFonts w:ascii="Times New Roman" w:hAnsi="Times New Roman" w:cs="Times New Roman"/>
          <w:b/>
          <w:bCs/>
          <w:sz w:val="24"/>
          <w:szCs w:val="24"/>
        </w:rPr>
        <w:t xml:space="preserve"> Data Science Developer</w:t>
      </w:r>
    </w:p>
    <w:p w:rsidR="00745E3E" w:rsidRDefault="00745E3E" w:rsidP="00745E3E">
      <w:pPr>
        <w:tabs>
          <w:tab w:val="left" w:pos="3240"/>
        </w:tabs>
        <w:spacing w:line="360" w:lineRule="auto"/>
        <w:rPr>
          <w:rFonts w:ascii="Times New Roman" w:hAnsi="Times New Roman" w:cs="Times New Roman"/>
          <w:b/>
          <w:bCs/>
          <w:sz w:val="24"/>
          <w:szCs w:val="24"/>
        </w:rPr>
      </w:pPr>
      <w:r w:rsidRPr="00A954B5">
        <w:rPr>
          <w:rFonts w:ascii="Times New Roman" w:hAnsi="Times New Roman" w:cs="Times New Roman"/>
          <w:b/>
          <w:bCs/>
          <w:sz w:val="24"/>
          <w:szCs w:val="24"/>
        </w:rPr>
        <w:t>Department</w:t>
      </w:r>
      <w:r>
        <w:rPr>
          <w:rFonts w:ascii="Times New Roman" w:hAnsi="Times New Roman" w:cs="Times New Roman"/>
          <w:b/>
          <w:bCs/>
          <w:sz w:val="24"/>
          <w:szCs w:val="24"/>
        </w:rPr>
        <w:t xml:space="preserve">: CSE                                                  </w:t>
      </w:r>
      <w:r w:rsidRPr="00A954B5">
        <w:rPr>
          <w:rFonts w:ascii="Times New Roman" w:hAnsi="Times New Roman" w:cs="Times New Roman"/>
          <w:b/>
          <w:bCs/>
          <w:sz w:val="24"/>
          <w:szCs w:val="24"/>
        </w:rPr>
        <w:t>Department:</w:t>
      </w:r>
      <w:r w:rsidR="00B901B2">
        <w:rPr>
          <w:rFonts w:ascii="Times New Roman" w:hAnsi="Times New Roman" w:cs="Times New Roman"/>
          <w:b/>
          <w:bCs/>
          <w:sz w:val="24"/>
          <w:szCs w:val="24"/>
        </w:rPr>
        <w:t xml:space="preserve"> Data  Analyst</w:t>
      </w:r>
      <w:r w:rsidR="00B901B2">
        <w:rPr>
          <w:rFonts w:ascii="Times New Roman" w:hAnsi="Times New Roman" w:cs="Times New Roman"/>
          <w:b/>
          <w:bCs/>
          <w:sz w:val="24"/>
          <w:szCs w:val="24"/>
        </w:rPr>
        <w:tab/>
      </w:r>
    </w:p>
    <w:p w:rsidR="00745E3E" w:rsidRDefault="00745E3E" w:rsidP="00745E3E">
      <w:pPr>
        <w:spacing w:before="404" w:line="278" w:lineRule="auto"/>
        <w:jc w:val="center"/>
        <w:rPr>
          <w:rFonts w:ascii="Times New Roman" w:hAnsi="Times New Roman" w:cs="Times New Roman"/>
          <w:b/>
          <w:bCs/>
          <w:sz w:val="28"/>
          <w:szCs w:val="28"/>
        </w:rPr>
      </w:pPr>
    </w:p>
    <w:p w:rsidR="00745E3E" w:rsidRPr="00745E3E" w:rsidRDefault="00745E3E" w:rsidP="00745E3E">
      <w:pPr>
        <w:spacing w:before="404" w:line="278" w:lineRule="auto"/>
        <w:jc w:val="center"/>
        <w:rPr>
          <w:rFonts w:ascii="Times New Roman" w:eastAsia="Times New Roman" w:hAnsi="Times New Roman" w:cs="Times New Roman"/>
          <w:b/>
          <w:bCs/>
          <w:color w:val="000000"/>
          <w:sz w:val="28"/>
          <w:szCs w:val="28"/>
        </w:rPr>
      </w:pPr>
      <w:r w:rsidRPr="00A954B5">
        <w:rPr>
          <w:rFonts w:ascii="Times New Roman" w:hAnsi="Times New Roman" w:cs="Times New Roman"/>
          <w:b/>
          <w:bCs/>
          <w:sz w:val="28"/>
          <w:szCs w:val="28"/>
        </w:rPr>
        <w:t>GULZAR GROUP OF INSTITUTES, LUDHIANA, PUNJAB</w:t>
      </w:r>
    </w:p>
    <w:p w:rsidR="00745E3E" w:rsidRDefault="00745E3E" w:rsidP="00745E3E">
      <w:pPr>
        <w:rPr>
          <w:rFonts w:ascii="Times New Roman" w:eastAsia="Times New Roman" w:hAnsi="Times New Roman" w:cs="Times New Roman"/>
          <w:sz w:val="28"/>
          <w:szCs w:val="28"/>
        </w:rPr>
      </w:pPr>
    </w:p>
    <w:p w:rsidR="00D723D1" w:rsidRPr="00745E3E" w:rsidRDefault="00D723D1" w:rsidP="00745E3E">
      <w:pPr>
        <w:rPr>
          <w:rFonts w:ascii="Times New Roman" w:eastAsia="Times New Roman" w:hAnsi="Times New Roman" w:cs="Times New Roman"/>
          <w:sz w:val="28"/>
          <w:szCs w:val="28"/>
        </w:rPr>
        <w:sectPr w:rsidR="00D723D1" w:rsidRPr="00745E3E">
          <w:headerReference w:type="default" r:id="rId11"/>
          <w:pgSz w:w="11904" w:h="16838"/>
          <w:pgMar w:top="2880" w:right="1440" w:bottom="720" w:left="1440" w:header="708" w:footer="708" w:gutter="0"/>
          <w:pgNumType w:start="1"/>
          <w:cols w:space="720" w:equalWidth="0">
            <w:col w:w="9025" w:space="0"/>
          </w:cols>
        </w:sectPr>
      </w:pPr>
    </w:p>
    <w:p w:rsidR="00D723D1" w:rsidRDefault="00F0667F">
      <w:pPr>
        <w:spacing w:before="278" w:line="278" w:lineRule="auto"/>
        <w:ind w:left="-20" w:firstLine="1"/>
        <w:jc w:val="center"/>
        <w:rPr>
          <w:rFonts w:ascii="Times New Roman" w:eastAsia="Times New Roman" w:hAnsi="Times New Roman" w:cs="Times New Roman"/>
          <w:b/>
          <w:bCs/>
          <w:color w:val="000000"/>
          <w:sz w:val="28"/>
          <w:szCs w:val="28"/>
        </w:rPr>
      </w:pPr>
      <w:bookmarkStart w:id="3" w:name="bookmark=id.7cdwfbd5vxsp" w:colFirst="0" w:colLast="0"/>
      <w:bookmarkEnd w:id="3"/>
      <w:r>
        <w:rPr>
          <w:rFonts w:ascii="Times New Roman" w:eastAsia="Times New Roman" w:hAnsi="Times New Roman" w:cs="Times New Roman"/>
          <w:b/>
          <w:bCs/>
          <w:color w:val="000000"/>
          <w:sz w:val="28"/>
          <w:szCs w:val="28"/>
        </w:rPr>
        <w:t>DECLARATION</w:t>
      </w:r>
    </w:p>
    <w:p w:rsidR="00D723D1" w:rsidRDefault="00F0667F" w:rsidP="00F17094">
      <w:pPr>
        <w:spacing w:before="240" w:line="360" w:lineRule="auto"/>
        <w:ind w:left="720" w:right="601"/>
        <w:rPr>
          <w:rFonts w:ascii="Times New Roman" w:eastAsia="Times New Roman" w:hAnsi="Times New Roman" w:cs="Times New Roman"/>
          <w:color w:val="000000"/>
        </w:rPr>
        <w:sectPr w:rsidR="00D723D1">
          <w:pgSz w:w="11904" w:h="16838"/>
          <w:pgMar w:top="720" w:right="720" w:bottom="2880" w:left="720" w:header="708" w:footer="708" w:gutter="0"/>
          <w:cols w:space="720" w:equalWidth="0">
            <w:col w:w="10465" w:space="0"/>
          </w:cols>
        </w:sectPr>
        <w:pPrChange w:id="4" w:author="GAUTAM" w:date="2026-06-04T23:40:00Z">
          <w:pPr>
            <w:spacing w:before="240" w:line="360" w:lineRule="auto"/>
            <w:ind w:left="720" w:right="601"/>
            <w:jc w:val="both"/>
          </w:pPr>
        </w:pPrChange>
      </w:pPr>
      <w:r>
        <w:rPr>
          <w:rFonts w:ascii="Times New Roman" w:eastAsia="Times New Roman" w:hAnsi="Times New Roman" w:cs="Times New Roman"/>
          <w:color w:val="000000"/>
        </w:rPr>
        <w:t>I hereby declare that the project work entitled (“</w:t>
      </w:r>
      <w:r>
        <w:rPr>
          <w:rFonts w:ascii="Times New Roman" w:eastAsia="Times New Roman" w:hAnsi="Times New Roman" w:cs="Times New Roman"/>
        </w:rPr>
        <w:t>Recruitment Dashboard Analysis</w:t>
      </w:r>
      <w:r>
        <w:rPr>
          <w:rFonts w:ascii="Times New Roman" w:eastAsia="Times New Roman" w:hAnsi="Times New Roman" w:cs="Times New Roman"/>
          <w:color w:val="000000"/>
        </w:rPr>
        <w:t xml:space="preserve">”) is an authentic record of my own work carried out at (Place of work) as requirements of four months Industrial Training for the award of degree of </w:t>
      </w:r>
      <w:proofErr w:type="spellStart"/>
      <w:r>
        <w:rPr>
          <w:rFonts w:ascii="Times New Roman" w:eastAsia="Times New Roman" w:hAnsi="Times New Roman" w:cs="Times New Roman"/>
          <w:color w:val="000000"/>
        </w:rPr>
        <w:t>B.Tech</w:t>
      </w:r>
      <w:proofErr w:type="spellEnd"/>
      <w:r>
        <w:rPr>
          <w:rFonts w:ascii="Times New Roman" w:eastAsia="Times New Roman" w:hAnsi="Times New Roman" w:cs="Times New Roman"/>
          <w:color w:val="000000"/>
        </w:rPr>
        <w:t xml:space="preserve"> Computer Science and Engineering, </w:t>
      </w:r>
      <w:proofErr w:type="spellStart"/>
      <w:r>
        <w:rPr>
          <w:rFonts w:ascii="Times New Roman" w:eastAsia="Times New Roman" w:hAnsi="Times New Roman" w:cs="Times New Roman"/>
          <w:color w:val="000000"/>
        </w:rPr>
        <w:t>Gulzar</w:t>
      </w:r>
      <w:proofErr w:type="spellEnd"/>
      <w:r>
        <w:rPr>
          <w:rFonts w:ascii="Times New Roman" w:eastAsia="Times New Roman" w:hAnsi="Times New Roman" w:cs="Times New Roman"/>
          <w:color w:val="000000"/>
        </w:rPr>
        <w:t xml:space="preserve"> Group of Institutes, Ludhiana, under the guidance of </w:t>
      </w:r>
      <w:proofErr w:type="spellStart"/>
      <w:r>
        <w:rPr>
          <w:rFonts w:ascii="Times New Roman" w:eastAsia="Times New Roman" w:hAnsi="Times New Roman" w:cs="Times New Roman"/>
          <w:color w:val="000000"/>
        </w:rPr>
        <w:t>MR.Rohan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Kashyap</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Er.Man</w:t>
      </w:r>
      <w:r w:rsidR="00246792">
        <w:rPr>
          <w:rFonts w:ascii="Times New Roman" w:eastAsia="Times New Roman" w:hAnsi="Times New Roman" w:cs="Times New Roman"/>
          <w:color w:val="000000"/>
        </w:rPr>
        <w:t>preet</w:t>
      </w:r>
      <w:proofErr w:type="spellEnd"/>
      <w:r w:rsidR="00246792">
        <w:rPr>
          <w:rFonts w:ascii="Times New Roman" w:eastAsia="Times New Roman" w:hAnsi="Times New Roman" w:cs="Times New Roman"/>
          <w:color w:val="000000"/>
        </w:rPr>
        <w:t xml:space="preserve"> </w:t>
      </w:r>
      <w:proofErr w:type="spellStart"/>
      <w:r w:rsidR="00246792">
        <w:rPr>
          <w:rFonts w:ascii="Times New Roman" w:eastAsia="Times New Roman" w:hAnsi="Times New Roman" w:cs="Times New Roman"/>
          <w:color w:val="000000"/>
        </w:rPr>
        <w:t>kaur</w:t>
      </w:r>
      <w:proofErr w:type="spellEnd"/>
      <w:r w:rsidR="00246792">
        <w:rPr>
          <w:rFonts w:ascii="Times New Roman" w:eastAsia="Times New Roman" w:hAnsi="Times New Roman" w:cs="Times New Roman"/>
          <w:color w:val="000000"/>
        </w:rPr>
        <w:t>, during January    2026</w:t>
      </w:r>
      <w:ins w:id="5" w:author="GAUTAM" w:date="2026-06-04T23:40:00Z">
        <w:r w:rsidR="00F17094">
          <w:rPr>
            <w:rFonts w:ascii="Times New Roman" w:eastAsia="Times New Roman" w:hAnsi="Times New Roman" w:cs="Times New Roman"/>
            <w:color w:val="000000"/>
          </w:rPr>
          <w:t xml:space="preserve"> </w:t>
        </w:r>
      </w:ins>
      <w:r w:rsidR="00246792">
        <w:rPr>
          <w:rFonts w:ascii="Times New Roman" w:eastAsia="Times New Roman" w:hAnsi="Times New Roman" w:cs="Times New Roman"/>
          <w:color w:val="000000"/>
        </w:rPr>
        <w:t>to</w:t>
      </w:r>
      <w:ins w:id="6" w:author="GAUTAM" w:date="2026-06-04T23:40:00Z">
        <w:r w:rsidR="00F17094">
          <w:rPr>
            <w:rFonts w:ascii="Times New Roman" w:eastAsia="Times New Roman" w:hAnsi="Times New Roman" w:cs="Times New Roman"/>
            <w:color w:val="000000"/>
          </w:rPr>
          <w:t xml:space="preserve"> </w:t>
        </w:r>
      </w:ins>
      <w:r w:rsidR="00246792">
        <w:rPr>
          <w:rFonts w:ascii="Times New Roman" w:eastAsia="Times New Roman" w:hAnsi="Times New Roman" w:cs="Times New Roman"/>
          <w:color w:val="000000"/>
        </w:rPr>
        <w:t>June</w:t>
      </w:r>
      <w:proofErr w:type="gramStart"/>
      <w:r w:rsidR="00246792">
        <w:rPr>
          <w:rFonts w:ascii="Times New Roman" w:eastAsia="Times New Roman" w:hAnsi="Times New Roman" w:cs="Times New Roman"/>
          <w:color w:val="000000"/>
        </w:rPr>
        <w:t>,</w:t>
      </w:r>
      <w:r>
        <w:rPr>
          <w:rFonts w:ascii="Times New Roman" w:eastAsia="Times New Roman" w:hAnsi="Times New Roman" w:cs="Times New Roman"/>
          <w:color w:val="000000"/>
        </w:rPr>
        <w:t>2026</w:t>
      </w:r>
      <w:proofErr w:type="gramEnd"/>
      <w:r>
        <w:rPr>
          <w:rFonts w:ascii="Times New Roman" w:eastAsia="Times New Roman" w:hAnsi="Times New Roman" w:cs="Times New Roman"/>
          <w:color w:val="000000"/>
        </w:rPr>
        <w:t>.</w:t>
      </w:r>
    </w:p>
    <w:p w:rsidR="00D723D1" w:rsidRDefault="00D723D1" w:rsidP="00F17094">
      <w:pPr>
        <w:ind w:left="720"/>
        <w:rPr>
          <w:rFonts w:ascii="Times New Roman" w:eastAsia="Times New Roman" w:hAnsi="Times New Roman" w:cs="Times New Roman"/>
          <w:color w:val="000000"/>
        </w:rPr>
        <w:pPrChange w:id="7" w:author="GAUTAM" w:date="2026-06-04T23:40:00Z">
          <w:pPr>
            <w:ind w:left="720"/>
            <w:jc w:val="both"/>
          </w:pPr>
        </w:pPrChange>
      </w:pPr>
    </w:p>
    <w:p w:rsidR="00D723D1" w:rsidRDefault="00D723D1">
      <w:pPr>
        <w:spacing w:line="475" w:lineRule="auto"/>
        <w:ind w:left="720"/>
        <w:jc w:val="both"/>
        <w:rPr>
          <w:rFonts w:ascii="Times New Roman" w:eastAsia="Times New Roman" w:hAnsi="Times New Roman" w:cs="Times New Roman"/>
          <w:color w:val="000000"/>
        </w:rPr>
      </w:pPr>
    </w:p>
    <w:p w:rsidR="00D723D1" w:rsidRDefault="00F0667F">
      <w:pPr>
        <w:spacing w:before="61" w:line="380" w:lineRule="auto"/>
        <w:ind w:left="720" w:right="1086"/>
        <w:jc w:val="both"/>
        <w:rPr>
          <w:rFonts w:ascii="Times New Roman" w:eastAsia="Times New Roman" w:hAnsi="Times New Roman" w:cs="Times New Roman"/>
          <w:color w:val="000000"/>
        </w:rPr>
      </w:pPr>
      <w:r>
        <w:rPr>
          <w:rFonts w:ascii="Times New Roman" w:eastAsia="Times New Roman" w:hAnsi="Times New Roman" w:cs="Times New Roman"/>
          <w:color w:val="000000"/>
        </w:rPr>
        <w:t>I hereby declare that the above statement made by me is correct to the best of our knowledge and belief</w:t>
      </w:r>
    </w:p>
    <w:p w:rsidR="00246792" w:rsidRDefault="00246792">
      <w:pPr>
        <w:spacing w:before="201" w:line="380" w:lineRule="auto"/>
        <w:ind w:left="7827" w:right="606" w:firstLine="1"/>
        <w:jc w:val="right"/>
        <w:rPr>
          <w:rFonts w:ascii="Times New Roman" w:eastAsia="Times New Roman" w:hAnsi="Times New Roman" w:cs="Times New Roman"/>
          <w:color w:val="000000"/>
        </w:rPr>
      </w:pPr>
      <w:r>
        <w:rPr>
          <w:rFonts w:ascii="Times New Roman" w:eastAsia="Times New Roman" w:hAnsi="Times New Roman" w:cs="Times New Roman"/>
          <w:color w:val="000000"/>
        </w:rPr>
        <w:t>(Signature of student)</w:t>
      </w:r>
    </w:p>
    <w:p w:rsidR="00D723D1" w:rsidRDefault="00563F28" w:rsidP="00246792">
      <w:pPr>
        <w:spacing w:before="201" w:line="380" w:lineRule="auto"/>
        <w:ind w:left="7827" w:right="606"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F0667F">
        <w:rPr>
          <w:rFonts w:ascii="Times New Roman" w:eastAsia="Times New Roman" w:hAnsi="Times New Roman" w:cs="Times New Roman"/>
          <w:color w:val="000000"/>
        </w:rPr>
        <w:t>Ra</w:t>
      </w:r>
      <w:r w:rsidR="00F0667F">
        <w:rPr>
          <w:rFonts w:ascii="Times New Roman" w:eastAsia="Times New Roman" w:hAnsi="Times New Roman" w:cs="Times New Roman"/>
        </w:rPr>
        <w:t>ju</w:t>
      </w:r>
      <w:r w:rsidR="00F0667F">
        <w:rPr>
          <w:rFonts w:ascii="Times New Roman" w:eastAsia="Times New Roman" w:hAnsi="Times New Roman" w:cs="Times New Roman"/>
          <w:color w:val="000000"/>
        </w:rPr>
        <w:t xml:space="preserve"> Kumar</w:t>
      </w:r>
    </w:p>
    <w:p w:rsidR="00D723D1" w:rsidRDefault="00563F28" w:rsidP="00563F28">
      <w:pPr>
        <w:spacing w:before="158" w:line="221" w:lineRule="auto"/>
        <w:ind w:left="7107" w:right="150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sidR="00F0667F">
        <w:rPr>
          <w:rFonts w:ascii="Times New Roman" w:eastAsia="Times New Roman" w:hAnsi="Times New Roman" w:cs="Times New Roman"/>
          <w:color w:val="000000"/>
        </w:rPr>
        <w:t>(233928</w:t>
      </w:r>
      <w:r w:rsidR="00F0667F">
        <w:rPr>
          <w:rFonts w:ascii="Times New Roman" w:eastAsia="Times New Roman" w:hAnsi="Times New Roman" w:cs="Times New Roman"/>
        </w:rPr>
        <w:t>1</w:t>
      </w:r>
      <w:r w:rsidR="00F0667F">
        <w:rPr>
          <w:rFonts w:ascii="Times New Roman" w:eastAsia="Times New Roman" w:hAnsi="Times New Roman" w:cs="Times New Roman"/>
          <w:color w:val="000000"/>
        </w:rPr>
        <w:t>)</w:t>
      </w:r>
    </w:p>
    <w:p w:rsidR="00D723D1" w:rsidRDefault="00246792">
      <w:pPr>
        <w:spacing w:before="158" w:after="158" w:line="220" w:lineRule="auto"/>
        <w:ind w:left="720"/>
        <w:jc w:val="both"/>
        <w:rPr>
          <w:rFonts w:ascii="Times New Roman" w:eastAsia="Times New Roman" w:hAnsi="Times New Roman" w:cs="Times New Roman"/>
          <w:color w:val="000000"/>
        </w:rPr>
        <w:sectPr w:rsidR="00D723D1">
          <w:type w:val="continuous"/>
          <w:pgSz w:w="11904" w:h="16838"/>
          <w:pgMar w:top="720" w:right="720" w:bottom="2880" w:left="720" w:header="708" w:footer="708" w:gutter="0"/>
          <w:cols w:space="720" w:equalWidth="0">
            <w:col w:w="10465" w:space="0"/>
          </w:cols>
        </w:sectPr>
      </w:pPr>
      <w:r>
        <w:rPr>
          <w:rFonts w:ascii="Times New Roman" w:eastAsia="Times New Roman" w:hAnsi="Times New Roman" w:cs="Times New Roman"/>
          <w:color w:val="000000"/>
        </w:rPr>
        <w:t>Date</w:t>
      </w:r>
      <w:proofErr w:type="gramStart"/>
      <w:r>
        <w:rPr>
          <w:rFonts w:ascii="Times New Roman" w:eastAsia="Times New Roman" w:hAnsi="Times New Roman" w:cs="Times New Roman"/>
          <w:color w:val="000000"/>
        </w:rPr>
        <w:t>:</w:t>
      </w:r>
      <w:r w:rsidR="00F0667F">
        <w:rPr>
          <w:rFonts w:ascii="Times New Roman" w:eastAsia="Times New Roman" w:hAnsi="Times New Roman" w:cs="Times New Roman"/>
          <w:color w:val="000000"/>
        </w:rPr>
        <w:t>_</w:t>
      </w:r>
      <w:proofErr w:type="gramEnd"/>
      <w:r w:rsidR="00F0667F">
        <w:rPr>
          <w:rFonts w:ascii="Times New Roman" w:eastAsia="Times New Roman" w:hAnsi="Times New Roman" w:cs="Times New Roman"/>
          <w:color w:val="000000"/>
        </w:rPr>
        <w:t>_________________</w:t>
      </w:r>
    </w:p>
    <w:p w:rsidR="00D723D1" w:rsidRDefault="00F0667F">
      <w:pPr>
        <w:spacing w:line="164" w:lineRule="auto"/>
        <w:ind w:left="-9000" w:firstLine="1"/>
        <w:jc w:val="both"/>
        <w:rPr>
          <w:rFonts w:ascii="Times New Roman" w:eastAsia="Times New Roman" w:hAnsi="Times New Roman" w:cs="Times New Roman"/>
          <w:b/>
          <w:bCs/>
          <w:color w:val="000000"/>
          <w:sz w:val="28"/>
          <w:szCs w:val="28"/>
        </w:rPr>
      </w:pPr>
      <w:bookmarkStart w:id="8" w:name="bookmark=id.c835wrm9sk81" w:colFirst="0" w:colLast="0"/>
      <w:bookmarkEnd w:id="8"/>
      <w:del w:id="9" w:author="GAUTAM" w:date="2026-06-04T23:40:00Z">
        <w:r w:rsidDel="00F17094">
          <w:rPr>
            <w:noProof/>
            <w:lang w:val="en-US" w:eastAsia="en-US" w:bidi="ar-SA"/>
          </w:rPr>
          <mc:AlternateContent>
            <mc:Choice Requires="wps">
              <w:drawing>
                <wp:anchor distT="0" distB="0" distL="114300" distR="114300" simplePos="0" relativeHeight="251658240" behindDoc="0" locked="0" layoutInCell="1" hidden="0" allowOverlap="1">
                  <wp:simplePos x="0" y="0"/>
                  <wp:positionH relativeFrom="column">
                    <wp:posOffset>-49465</wp:posOffset>
                  </wp:positionH>
                  <wp:positionV relativeFrom="paragraph">
                    <wp:posOffset>-627061</wp:posOffset>
                  </wp:positionV>
                  <wp:extent cx="6974967" cy="41021"/>
                  <wp:effectExtent l="0" t="0" r="0" b="0"/>
                  <wp:wrapNone/>
                  <wp:docPr id="32" name="Freeform 32"/>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39B2891" id="Freeform 32" o:spid="_x0000_s1026" style="position:absolute;margin-left:-3.9pt;margin-top:-49.35pt;width:549.2pt;height:3.2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" path="m,15748r6965442,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59264"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13" name="Freeform 13"/>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B1E1598" id="Freeform 13" o:spid="_x0000_s1026" style="position:absolute;margin-left:-4.35pt;margin-top:-49.35pt;width:3.25pt;height:795.9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60288"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22" name="Freeform 22"/>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AE46A78" id="Freeform 22" o:spid="_x0000_s1026" style="position:absolute;margin-left:542.55pt;margin-top:-49.35pt;width:3.25pt;height:795.9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61312"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5" name="Freeform 5"/>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A625BAA" id="Freeform 5" o:spid="_x0000_s1026" style="position:absolute;margin-left:-3.9pt;margin-top:744.65pt;width:549.2pt;height:3.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" path="m,12598r6965442,e" filled="f">
                  <v:stroke startarrowwidth="narrow" startarrowlength="short" endarrowwidth="narrow" endarrowlength="short" miterlimit="52f" joinstyle="miter"/>
                  <v:path arrowok="t" o:extrusionok="f"/>
                </v:shape>
              </w:pict>
            </mc:Fallback>
          </mc:AlternateContent>
        </w:r>
      </w:del>
    </w:p>
    <w:p w:rsidR="00D723D1" w:rsidRDefault="00F0667F">
      <w:pPr>
        <w:spacing w:line="278" w:lineRule="auto"/>
        <w:ind w:left="-20" w:firstLine="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Abstract</w:t>
      </w:r>
    </w:p>
    <w:p w:rsidR="00D723D1" w:rsidRDefault="00F0667F" w:rsidP="001173F6">
      <w:pPr>
        <w:spacing w:before="240" w:after="240" w:line="380" w:lineRule="auto"/>
        <w:ind w:left="340"/>
        <w:jc w:val="both"/>
        <w:rPr>
          <w:rFonts w:ascii="Times New Roman" w:eastAsia="Times New Roman" w:hAnsi="Times New Roman" w:cs="Times New Roman"/>
        </w:rPr>
      </w:pPr>
      <w:r>
        <w:rPr>
          <w:rFonts w:ascii="Times New Roman" w:eastAsia="Times New Roman" w:hAnsi="Times New Roman" w:cs="Times New Roman"/>
        </w:rPr>
        <w:t>The Recruitment Dashboard Analysis project is designed to provide a comprehensive and interactive solution for analyzing recruitment and hiring data within an organization. The primary objective of this project is to transform raw recruitment data into meaningful insights that help Human Resource (HR) teams and management make informed hiring decisions. This dashboard utilizes data visualization and business intelligence techniques to monitor key recruitment metrics such as total applications received, number of candidates shortlisted, interviews conducted, offers extended, successful hires, recruitment sources, department-wise hiring, and hiring trends over time. By presenting recruitment data in a visually appealing and easy-to-understand format, the dashboard enables stakeholders to quickly identify patterns, measure recruitment efficiency, and evaluate the effectiveness of different hiring channels. The project is developed using Power BI, which allows dynamic filtering, interactive reporting, and real-time data analysis. Various charts, graphs, KPIs, and performance indicators are incorporated to provide a clear overview of the recruitment process. The dashboard helps organizations reduce hiring time, optimize recruitment costs, improve candidate selection strategies, and enhance overall workforce planning. Through data-driven decision-making, the Recruitment Dashboard Analysis project contributes to improving recruitment performance and organizational productivity. It serves as a valuable tool for HR professionals, recruiters, and management teams by offering actionable insights that support strategic talent acquisition and effective human resource management.</w:t>
      </w:r>
    </w:p>
    <w:p w:rsidR="00D723D1" w:rsidRDefault="00D723D1">
      <w:pPr>
        <w:spacing w:before="141" w:line="380" w:lineRule="auto"/>
        <w:ind w:left="720" w:right="600"/>
        <w:jc w:val="both"/>
        <w:rPr>
          <w:rFonts w:ascii="Times New Roman" w:eastAsia="Times New Roman" w:hAnsi="Times New Roman" w:cs="Times New Roman"/>
        </w:rPr>
        <w:sectPr w:rsidR="00D723D1">
          <w:pgSz w:w="11904" w:h="16838"/>
          <w:pgMar w:top="1440" w:right="720" w:bottom="712" w:left="720" w:header="708" w:footer="0" w:gutter="0"/>
          <w:cols w:space="720" w:equalWidth="0">
            <w:col w:w="10465" w:space="0"/>
          </w:cols>
        </w:sect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F0667F">
      <w:pPr>
        <w:spacing w:before="221" w:line="221" w:lineRule="auto"/>
        <w:ind w:left="-20" w:firstLine="1"/>
        <w:jc w:val="center"/>
        <w:rPr>
          <w:rFonts w:ascii="Times New Roman" w:eastAsia="Times New Roman" w:hAnsi="Times New Roman" w:cs="Times New Roman"/>
          <w:color w:val="000000"/>
        </w:rPr>
        <w:sectPr w:rsidR="00D723D1" w:rsidSect="001173F6">
          <w:type w:val="continuous"/>
          <w:pgSz w:w="11904" w:h="16838"/>
          <w:pgMar w:top="1440" w:right="720" w:bottom="712" w:left="720" w:header="708" w:footer="0" w:gutter="0"/>
          <w:cols w:space="720" w:equalWidth="0">
            <w:col w:w="10465" w:space="0"/>
          </w:cols>
        </w:sectPr>
      </w:pPr>
      <w:proofErr w:type="gramStart"/>
      <w:r>
        <w:rPr>
          <w:rFonts w:ascii="Times New Roman" w:eastAsia="Times New Roman" w:hAnsi="Times New Roman" w:cs="Times New Roman"/>
          <w:color w:val="000000"/>
        </w:rPr>
        <w:t>i</w:t>
      </w:r>
      <w:proofErr w:type="gramEnd"/>
    </w:p>
    <w:p w:rsidR="00D723D1" w:rsidRPr="00C34AA4" w:rsidRDefault="00F0667F">
      <w:pPr>
        <w:spacing w:line="278" w:lineRule="auto"/>
        <w:ind w:left="-20" w:firstLine="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Acknowledgement</w:t>
      </w:r>
      <w:bookmarkStart w:id="10" w:name="bookmark=id.zaixwet93z9x" w:colFirst="0" w:colLast="0"/>
      <w:bookmarkEnd w:id="10"/>
      <w:del w:id="11" w:author="GAUTAM" w:date="2026-06-04T23:40:00Z">
        <w:r w:rsidRPr="00C34AA4" w:rsidDel="00F17094">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62336" behindDoc="0" locked="0" layoutInCell="1" hidden="0" allowOverlap="1">
                  <wp:simplePos x="0" y="0"/>
                  <wp:positionH relativeFrom="column">
                    <wp:posOffset>-49465</wp:posOffset>
                  </wp:positionH>
                  <wp:positionV relativeFrom="paragraph">
                    <wp:posOffset>-627061</wp:posOffset>
                  </wp:positionV>
                  <wp:extent cx="6974967" cy="41021"/>
                  <wp:effectExtent l="0" t="0" r="0" b="0"/>
                  <wp:wrapNone/>
                  <wp:docPr id="3" name="Freeform 3"/>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48609FF" id="Freeform 3" o:spid="_x0000_s1026" style="position:absolute;margin-left:-3.9pt;margin-top:-49.35pt;width:549.2pt;height:3.2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sidRPr="00C34AA4" w:rsidDel="00F17094">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63360"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20" name="Freeform 20"/>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6F78041" id="Freeform 20" o:spid="_x0000_s1026" style="position:absolute;margin-left:-4.35pt;margin-top:-49.35pt;width:3.25pt;height:795.9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" path="m15748,10099040l15748,e" filled="f">
                  <v:stroke startarrowwidth="narrow" startarrowlength="short" endarrowwidth="narrow" endarrowlength="short" miterlimit="52f" joinstyle="miter"/>
                  <v:path arrowok="t" o:extrusionok="f"/>
                </v:shape>
              </w:pict>
            </mc:Fallback>
          </mc:AlternateContent>
        </w:r>
      </w:del>
      <w:del w:id="12" w:author="GAUTAM" w:date="2026-06-04T23:41:00Z">
        <w:r w:rsidRPr="00C34AA4" w:rsidDel="00F17094">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64384"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25" name="Freeform 25"/>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8FE987C" id="Freeform 25" o:spid="_x0000_s1026" style="position:absolute;margin-left:542.55pt;margin-top:-49.35pt;width:3.25pt;height:795.9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" path="m15748,10099040l15748,e" filled="f">
                  <v:stroke startarrowwidth="narrow" startarrowlength="short" endarrowwidth="narrow" endarrowlength="short" miterlimit="52f" joinstyle="miter"/>
                  <v:path arrowok="t" o:extrusionok="f"/>
                </v:shape>
              </w:pict>
            </mc:Fallback>
          </mc:AlternateContent>
        </w:r>
        <w:r w:rsidRPr="00C34AA4" w:rsidDel="00F17094">
          <w:rPr>
            <w:rFonts w:ascii="Times New Roman" w:eastAsia="Times New Roman" w:hAnsi="Times New Roman" w:cs="Times New Roman"/>
            <w:b/>
            <w:bCs/>
            <w:noProof/>
            <w:sz w:val="28"/>
            <w:szCs w:val="28"/>
            <w:lang w:val="en-US" w:eastAsia="en-US" w:bidi="ar-SA"/>
          </w:rPr>
          <mc:AlternateContent>
            <mc:Choice Requires="wps">
              <w:drawing>
                <wp:anchor distT="0" distB="0" distL="114300" distR="114300" simplePos="0" relativeHeight="251665408"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14" name="Freeform 14"/>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6B5DBEB" id="Freeform 14" o:spid="_x0000_s1026" style="position:absolute;margin-left:-3.9pt;margin-top:744.65pt;width:549.2pt;height:3.2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" path="m,12598r6965442,e" filled="f">
                  <v:stroke startarrowwidth="narrow" startarrowlength="short" endarrowwidth="narrow" endarrowlength="short" miterlimit="52f" joinstyle="miter"/>
                  <v:path arrowok="t" o:extrusionok="f"/>
                </v:shape>
              </w:pict>
            </mc:Fallback>
          </mc:AlternateContent>
        </w:r>
      </w:del>
    </w:p>
    <w:p w:rsidR="00D723D1" w:rsidRDefault="00D723D1">
      <w:pPr>
        <w:spacing w:line="278" w:lineRule="auto"/>
        <w:ind w:left="-20" w:firstLine="1"/>
        <w:jc w:val="both"/>
        <w:rPr>
          <w:rFonts w:ascii="Times New Roman" w:eastAsia="Times New Roman" w:hAnsi="Times New Roman" w:cs="Times New Roman"/>
          <w:sz w:val="46"/>
          <w:szCs w:val="46"/>
        </w:rPr>
      </w:pPr>
    </w:p>
    <w:p w:rsidR="00D723D1" w:rsidRDefault="00F0667F" w:rsidP="00C34AA4">
      <w:pPr>
        <w:spacing w:before="240" w:after="240" w:line="400" w:lineRule="auto"/>
        <w:ind w:left="340"/>
        <w:jc w:val="both"/>
        <w:rPr>
          <w:rFonts w:ascii="Times New Roman" w:eastAsia="Times New Roman" w:hAnsi="Times New Roman" w:cs="Times New Roman"/>
        </w:rPr>
      </w:pPr>
      <w:r>
        <w:rPr>
          <w:rFonts w:ascii="Times New Roman" w:eastAsia="Times New Roman" w:hAnsi="Times New Roman" w:cs="Times New Roman"/>
        </w:rPr>
        <w:t xml:space="preserve">I would like to express my sincere gratitude to all those who have contributed to the successful completion of my project titled </w:t>
      </w:r>
      <w:r>
        <w:rPr>
          <w:rFonts w:ascii="Times New Roman" w:eastAsia="Times New Roman" w:hAnsi="Times New Roman" w:cs="Times New Roman"/>
          <w:b/>
          <w:bCs/>
        </w:rPr>
        <w:t xml:space="preserve">"Recruitment Dashboard Analysis." </w:t>
      </w:r>
      <w:r>
        <w:rPr>
          <w:rFonts w:ascii="Times New Roman" w:eastAsia="Times New Roman" w:hAnsi="Times New Roman" w:cs="Times New Roman"/>
        </w:rPr>
        <w:t>First and foremost, I would like to thank my project guide and faculty members for their valuable guidance, encouragement, and continuous support throughout the development of this project. Their expertise and constructive suggestions helped me understand the concepts of data analytics, business intelligence, and dashboard development more effectively. I am also thankful to my institution and department for providing the necessary resources, facilities, and learning environment required for carrying out this project successfully. I would like to extend my gratitude to all the individuals and organizations whose datasets, research materials, and online resources helped me gain a deeper understanding of recruitment analytics and data visualization techniques. Their contributions played a significant role in the completion of this work. Special thanks to my friends and classmates for their cooperation, motivation, and valuable discussions that helped me overcome challenges during the project. Finally, I express my heartfelt appreciation to my family for their constant support, encouragement, and patience throughout the project duration. Their confidence in me has been a source of inspiration and strength. This project has provided me with practical knowledge of recruitment analytics, data visualization, and Power BI dashboard development, and I am grateful to everyone who contributed directly or indirectly to its successful completion.</w:t>
      </w:r>
    </w:p>
    <w:p w:rsidR="00D723D1" w:rsidRDefault="00D723D1" w:rsidP="00C34AA4">
      <w:pPr>
        <w:spacing w:before="261" w:line="400" w:lineRule="auto"/>
        <w:ind w:left="340" w:right="619"/>
        <w:jc w:val="both"/>
        <w:rPr>
          <w:rFonts w:ascii="Times New Roman" w:eastAsia="Times New Roman" w:hAnsi="Times New Roman" w:cs="Times New Roman"/>
        </w:rPr>
        <w:sectPr w:rsidR="00D723D1">
          <w:pgSz w:w="11904" w:h="16838"/>
          <w:pgMar w:top="1440" w:right="720" w:bottom="712" w:left="720" w:header="708" w:footer="0" w:gutter="0"/>
          <w:cols w:space="720" w:equalWidth="0">
            <w:col w:w="10465" w:space="0"/>
          </w:cols>
        </w:sect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F0667F">
      <w:pPr>
        <w:spacing w:before="221" w:line="221" w:lineRule="auto"/>
        <w:jc w:val="center"/>
        <w:rPr>
          <w:rFonts w:ascii="Times New Roman" w:eastAsia="Times New Roman" w:hAnsi="Times New Roman" w:cs="Times New Roman"/>
          <w:color w:val="000000"/>
        </w:rPr>
        <w:sectPr w:rsidR="00D723D1">
          <w:type w:val="continuous"/>
          <w:pgSz w:w="11904" w:h="16838"/>
          <w:pgMar w:top="1440" w:right="720" w:bottom="712" w:left="720" w:header="708" w:footer="0" w:gutter="0"/>
          <w:cols w:space="720" w:equalWidth="0">
            <w:col w:w="10465" w:space="0"/>
          </w:cols>
        </w:sectPr>
      </w:pPr>
      <w:proofErr w:type="gramStart"/>
      <w:r>
        <w:rPr>
          <w:rFonts w:ascii="Times New Roman" w:eastAsia="Times New Roman" w:hAnsi="Times New Roman" w:cs="Times New Roman"/>
          <w:color w:val="000000"/>
        </w:rPr>
        <w:t>ii</w:t>
      </w:r>
      <w:proofErr w:type="gramEnd"/>
    </w:p>
    <w:p w:rsidR="00D723D1" w:rsidRDefault="00F0667F">
      <w:pPr>
        <w:ind w:left="-9000" w:firstLine="1"/>
        <w:jc w:val="both"/>
        <w:rPr>
          <w:rFonts w:ascii="Times New Roman" w:eastAsia="Times New Roman" w:hAnsi="Times New Roman" w:cs="Times New Roman"/>
          <w:b/>
          <w:bCs/>
          <w:color w:val="000000"/>
          <w:sz w:val="28"/>
          <w:szCs w:val="28"/>
        </w:rPr>
      </w:pPr>
      <w:bookmarkStart w:id="13" w:name="bookmark=id.cbfyran8qkd0" w:colFirst="0" w:colLast="0"/>
      <w:bookmarkEnd w:id="13"/>
      <w:del w:id="14" w:author="GAUTAM" w:date="2026-06-04T23:41:00Z">
        <w:r w:rsidDel="00F17094">
          <w:rPr>
            <w:noProof/>
            <w:lang w:val="en-US" w:eastAsia="en-US" w:bidi="ar-SA"/>
          </w:rPr>
          <mc:AlternateContent>
            <mc:Choice Requires="wps">
              <w:drawing>
                <wp:anchor distT="0" distB="0" distL="114300" distR="114300" simplePos="0" relativeHeight="251666432" behindDoc="0" locked="0" layoutInCell="1" hidden="0" allowOverlap="1">
                  <wp:simplePos x="0" y="0"/>
                  <wp:positionH relativeFrom="column">
                    <wp:posOffset>-49465</wp:posOffset>
                  </wp:positionH>
                  <wp:positionV relativeFrom="paragraph">
                    <wp:posOffset>-627061</wp:posOffset>
                  </wp:positionV>
                  <wp:extent cx="6974967" cy="41021"/>
                  <wp:effectExtent l="0" t="0" r="0" b="0"/>
                  <wp:wrapNone/>
                  <wp:docPr id="2" name="Freeform 2"/>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CD98566" id="Freeform 2" o:spid="_x0000_s1026" style="position:absolute;margin-left:-3.9pt;margin-top:-49.35pt;width:549.2pt;height:3.2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67456"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18" name="Freeform 18"/>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0F0A8EB" id="Freeform 18" o:spid="_x0000_s1026" style="position:absolute;margin-left:-4.35pt;margin-top:-49.35pt;width:3.25pt;height:795.9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BR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68480"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30" name="Freeform 30"/>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7F452F4" id="Freeform 30" o:spid="_x0000_s1026" style="position:absolute;margin-left:542.55pt;margin-top:-49.35pt;width:3.25pt;height:795.9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69504"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12" name="Freeform 12"/>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9549CD5" id="Freeform 12" o:spid="_x0000_s1026" style="position:absolute;margin-left:-3.9pt;margin-top:744.65pt;width:549.2pt;height:3.2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" path="m,12598r6965442,e" filled="f">
                  <v:stroke startarrowwidth="narrow" startarrowlength="short" endarrowwidth="narrow" endarrowlength="short" miterlimit="52f" joinstyle="miter"/>
                  <v:path arrowok="t" o:extrusionok="f"/>
                </v:shape>
              </w:pict>
            </mc:Fallback>
          </mc:AlternateContent>
        </w:r>
      </w:del>
    </w:p>
    <w:p w:rsidR="00D723D1" w:rsidRDefault="00F0667F" w:rsidP="004D31B3">
      <w:pPr>
        <w:ind w:firstLine="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TABLE OF CONTENTS</w:t>
      </w:r>
    </w:p>
    <w:p w:rsidR="00D723D1" w:rsidRDefault="00F0667F" w:rsidP="004D31B3">
      <w:pPr>
        <w:spacing w:before="421"/>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Abstract………………………………………………………………………….………….…i</w:t>
      </w:r>
    </w:p>
    <w:p w:rsidR="00D723D1" w:rsidRDefault="00F0667F">
      <w:pPr>
        <w:spacing w:before="413"/>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Acknowledgments……………………………………………………………………….....…ii</w:t>
      </w:r>
    </w:p>
    <w:p w:rsidR="00D723D1" w:rsidRDefault="00F0667F">
      <w:pPr>
        <w:spacing w:before="413"/>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of contents…………………………………………………….……………………iii-iv</w:t>
      </w:r>
    </w:p>
    <w:p w:rsidR="00D723D1" w:rsidRDefault="00F0667F">
      <w:pPr>
        <w:spacing w:before="407"/>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w:t>
      </w:r>
      <w:r w:rsidR="00A13047">
        <w:rPr>
          <w:rFonts w:ascii="Times New Roman" w:eastAsia="Times New Roman" w:hAnsi="Times New Roman" w:cs="Times New Roman"/>
          <w:color w:val="000000"/>
          <w:sz w:val="24"/>
          <w:szCs w:val="24"/>
        </w:rPr>
        <w:t xml:space="preserve"> of Figure</w:t>
      </w:r>
      <w:proofErr w:type="gramStart"/>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..v</w:t>
      </w:r>
    </w:p>
    <w:p w:rsidR="00D723D1" w:rsidRDefault="00F0667F">
      <w:pPr>
        <w:spacing w:before="402"/>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w:t>
      </w:r>
      <w:r w:rsidR="00A130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table………………………………………………………………</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vi</w:t>
      </w:r>
      <w:proofErr w:type="gramEnd"/>
    </w:p>
    <w:p w:rsidR="00D723D1" w:rsidRDefault="00F0667F">
      <w:pPr>
        <w:spacing w:before="407"/>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1: Profile of</w:t>
      </w:r>
      <w:r w:rsidR="00A13047">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Institute</w:t>
      </w:r>
      <w:r w:rsidR="00A13047">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………..1-6</w:t>
      </w:r>
    </w:p>
    <w:p w:rsidR="00D723D1" w:rsidRDefault="00A13047">
      <w:pPr>
        <w:spacing w:before="398"/>
        <w:ind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sidR="00F0667F">
        <w:rPr>
          <w:rFonts w:ascii="Times New Roman" w:eastAsia="Times New Roman" w:hAnsi="Times New Roman" w:cs="Times New Roman"/>
          <w:sz w:val="24"/>
          <w:szCs w:val="24"/>
        </w:rPr>
        <w:t xml:space="preserve"> </w:t>
      </w:r>
      <w:r w:rsidR="00F0667F">
        <w:rPr>
          <w:rFonts w:ascii="Times New Roman" w:eastAsia="Times New Roman" w:hAnsi="Times New Roman" w:cs="Times New Roman"/>
          <w:color w:val="000000"/>
          <w:sz w:val="24"/>
          <w:szCs w:val="24"/>
        </w:rPr>
        <w:t>1.1 Introduction to Future</w:t>
      </w:r>
      <w:r>
        <w:rPr>
          <w:rFonts w:ascii="Times New Roman" w:eastAsia="Times New Roman" w:hAnsi="Times New Roman" w:cs="Times New Roman"/>
          <w:color w:val="000000"/>
          <w:sz w:val="24"/>
          <w:szCs w:val="24"/>
        </w:rPr>
        <w:t xml:space="preserve"> </w:t>
      </w:r>
      <w:r w:rsidR="00F0667F">
        <w:rPr>
          <w:rFonts w:ascii="Times New Roman" w:eastAsia="Times New Roman" w:hAnsi="Times New Roman" w:cs="Times New Roman"/>
          <w:color w:val="000000"/>
          <w:sz w:val="24"/>
          <w:szCs w:val="24"/>
        </w:rPr>
        <w:t>Finder………………</w:t>
      </w:r>
      <w:r>
        <w:rPr>
          <w:rFonts w:ascii="Times New Roman" w:eastAsia="Times New Roman" w:hAnsi="Times New Roman" w:cs="Times New Roman"/>
          <w:color w:val="000000"/>
          <w:sz w:val="24"/>
          <w:szCs w:val="24"/>
        </w:rPr>
        <w:t>……….</w:t>
      </w:r>
      <w:r w:rsidR="00F0667F">
        <w:rPr>
          <w:rFonts w:ascii="Times New Roman" w:eastAsia="Times New Roman" w:hAnsi="Times New Roman" w:cs="Times New Roman"/>
          <w:color w:val="000000"/>
          <w:sz w:val="24"/>
          <w:szCs w:val="24"/>
        </w:rPr>
        <w:t>……………………………………..1</w:t>
      </w:r>
    </w:p>
    <w:p w:rsidR="00D723D1" w:rsidRDefault="00A13047" w:rsidP="00A13047">
      <w:pPr>
        <w:spacing w:before="4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F0667F">
        <w:rPr>
          <w:rFonts w:ascii="Times New Roman" w:eastAsia="Times New Roman" w:hAnsi="Times New Roman" w:cs="Times New Roman"/>
          <w:color w:val="000000"/>
          <w:sz w:val="24"/>
          <w:szCs w:val="24"/>
        </w:rPr>
        <w:t>1.2 Vision and</w:t>
      </w:r>
      <w:r>
        <w:rPr>
          <w:rFonts w:ascii="Times New Roman" w:eastAsia="Times New Roman" w:hAnsi="Times New Roman" w:cs="Times New Roman"/>
          <w:color w:val="000000"/>
          <w:sz w:val="24"/>
          <w:szCs w:val="24"/>
        </w:rPr>
        <w:t xml:space="preserve"> </w:t>
      </w:r>
      <w:r w:rsidR="00F0667F">
        <w:rPr>
          <w:rFonts w:ascii="Times New Roman" w:eastAsia="Times New Roman" w:hAnsi="Times New Roman" w:cs="Times New Roman"/>
          <w:color w:val="000000"/>
          <w:sz w:val="24"/>
          <w:szCs w:val="24"/>
        </w:rPr>
        <w:t>Mission……………</w:t>
      </w:r>
      <w:r>
        <w:rPr>
          <w:rFonts w:ascii="Times New Roman" w:eastAsia="Times New Roman" w:hAnsi="Times New Roman" w:cs="Times New Roman"/>
          <w:color w:val="000000"/>
          <w:sz w:val="24"/>
          <w:szCs w:val="24"/>
        </w:rPr>
        <w:t>………</w:t>
      </w:r>
      <w:r w:rsidR="00F0667F">
        <w:rPr>
          <w:rFonts w:ascii="Times New Roman" w:eastAsia="Times New Roman" w:hAnsi="Times New Roman" w:cs="Times New Roman"/>
          <w:color w:val="000000"/>
          <w:sz w:val="24"/>
          <w:szCs w:val="24"/>
        </w:rPr>
        <w:t>…………………………………………………..1</w:t>
      </w:r>
    </w:p>
    <w:p w:rsidR="00D723D1" w:rsidRDefault="00F0667F" w:rsidP="00A13047">
      <w:pPr>
        <w:spacing w:before="402"/>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Institute at a</w:t>
      </w:r>
      <w:r w:rsidR="00A130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Glance…………………………………………</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w:t>
      </w:r>
    </w:p>
    <w:p w:rsidR="00D723D1" w:rsidRDefault="00F0667F" w:rsidP="00A13047">
      <w:pPr>
        <w:spacing w:before="402"/>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Location and</w:t>
      </w:r>
      <w:r w:rsidR="00A130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Infrastructure…………………………………………………</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w:t>
      </w:r>
    </w:p>
    <w:p w:rsidR="00D723D1" w:rsidRDefault="00F0667F" w:rsidP="00A13047">
      <w:pPr>
        <w:spacing w:before="402"/>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Courses and Training Programs</w:t>
      </w:r>
      <w:r w:rsidR="00A130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Offered………………………………</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………….3</w:t>
      </w:r>
    </w:p>
    <w:p w:rsidR="00D723D1" w:rsidRDefault="00F0667F" w:rsidP="00A13047">
      <w:pPr>
        <w:spacing w:before="407"/>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Achievements and</w:t>
      </w:r>
      <w:r w:rsidR="00A130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Recognition………………………………………</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…………...3</w:t>
      </w:r>
    </w:p>
    <w:p w:rsidR="00D723D1" w:rsidRDefault="00F0667F" w:rsidP="00A13047">
      <w:pPr>
        <w:spacing w:before="402"/>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Training</w:t>
      </w:r>
      <w:r w:rsidR="00A130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Methodology……………………………………………</w:t>
      </w:r>
      <w:r w:rsidR="00A130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…………….....4</w:t>
      </w:r>
    </w:p>
    <w:p w:rsidR="00D723D1" w:rsidRDefault="00F0667F">
      <w:pPr>
        <w:pStyle w:val="Heading1"/>
        <w:keepNext w:val="0"/>
        <w:keepLines w:val="0"/>
        <w:ind w:left="720"/>
        <w:jc w:val="both"/>
        <w:rPr>
          <w:rFonts w:ascii="Times New Roman" w:eastAsia="Times New Roman" w:hAnsi="Times New Roman" w:cs="Times New Roman"/>
          <w:sz w:val="24"/>
          <w:szCs w:val="24"/>
        </w:rPr>
      </w:pPr>
      <w:bookmarkStart w:id="15" w:name="_heading=h.je0avqu8s47c" w:colFirst="0" w:colLast="0"/>
      <w:bookmarkEnd w:id="15"/>
      <w:r>
        <w:rPr>
          <w:rFonts w:ascii="Times New Roman" w:eastAsia="Times New Roman" w:hAnsi="Times New Roman" w:cs="Times New Roman"/>
          <w:sz w:val="24"/>
          <w:szCs w:val="24"/>
        </w:rPr>
        <w:t>Chapter 2: Introduction…………………………………………………………………7-13</w:t>
      </w:r>
    </w:p>
    <w:p w:rsidR="00D723D1" w:rsidRDefault="0079180A" w:rsidP="00A13047">
      <w:pPr>
        <w:pStyle w:val="Heading3"/>
        <w:keepNext w:val="0"/>
        <w:keepLines w:val="0"/>
        <w:ind w:firstLine="720"/>
        <w:jc w:val="both"/>
        <w:rPr>
          <w:rFonts w:ascii="Times New Roman" w:eastAsia="Times New Roman" w:hAnsi="Times New Roman" w:cs="Times New Roman"/>
          <w:b w:val="0"/>
          <w:bCs w:val="0"/>
          <w:sz w:val="22"/>
          <w:szCs w:val="22"/>
        </w:rPr>
      </w:pPr>
      <w:bookmarkStart w:id="16" w:name="_heading=h.r6d2c5o56d1n" w:colFirst="0" w:colLast="0"/>
      <w:bookmarkEnd w:id="16"/>
      <w:r>
        <w:rPr>
          <w:rFonts w:ascii="Times New Roman" w:eastAsia="Times New Roman" w:hAnsi="Times New Roman" w:cs="Times New Roman"/>
          <w:b w:val="0"/>
          <w:bCs w:val="0"/>
          <w:sz w:val="22"/>
          <w:szCs w:val="22"/>
        </w:rPr>
        <w:tab/>
      </w:r>
      <w:r w:rsidR="00F0667F">
        <w:rPr>
          <w:rFonts w:ascii="Times New Roman" w:eastAsia="Times New Roman" w:hAnsi="Times New Roman" w:cs="Times New Roman"/>
          <w:b w:val="0"/>
          <w:bCs w:val="0"/>
          <w:sz w:val="22"/>
          <w:szCs w:val="22"/>
        </w:rPr>
        <w:t>2.1 Introduction to Recruitment Dashboard Analysis</w:t>
      </w:r>
      <w:proofErr w:type="gramStart"/>
      <w:r w:rsidR="00F0667F">
        <w:rPr>
          <w:rFonts w:ascii="Times New Roman" w:eastAsia="Times New Roman" w:hAnsi="Times New Roman" w:cs="Times New Roman"/>
          <w:b w:val="0"/>
          <w:bCs w:val="0"/>
          <w:sz w:val="22"/>
          <w:szCs w:val="22"/>
        </w:rPr>
        <w:t>…………</w:t>
      </w:r>
      <w:r w:rsidR="00A13047">
        <w:rPr>
          <w:rFonts w:ascii="Times New Roman" w:eastAsia="Times New Roman" w:hAnsi="Times New Roman" w:cs="Times New Roman"/>
          <w:b w:val="0"/>
          <w:bCs w:val="0"/>
          <w:sz w:val="22"/>
          <w:szCs w:val="22"/>
        </w:rPr>
        <w:t>…………..</w:t>
      </w:r>
      <w:r>
        <w:rPr>
          <w:rFonts w:ascii="Times New Roman" w:eastAsia="Times New Roman" w:hAnsi="Times New Roman" w:cs="Times New Roman"/>
          <w:b w:val="0"/>
          <w:bCs w:val="0"/>
          <w:sz w:val="22"/>
          <w:szCs w:val="22"/>
        </w:rPr>
        <w:t>…</w:t>
      </w:r>
      <w:r w:rsidR="00F0667F">
        <w:rPr>
          <w:rFonts w:ascii="Times New Roman" w:eastAsia="Times New Roman" w:hAnsi="Times New Roman" w:cs="Times New Roman"/>
          <w:b w:val="0"/>
          <w:bCs w:val="0"/>
          <w:sz w:val="22"/>
          <w:szCs w:val="22"/>
        </w:rPr>
        <w:t>……</w:t>
      </w:r>
      <w:proofErr w:type="gramEnd"/>
      <w:r w:rsidR="00F0667F">
        <w:rPr>
          <w:rFonts w:ascii="Times New Roman" w:eastAsia="Times New Roman" w:hAnsi="Times New Roman" w:cs="Times New Roman"/>
          <w:b w:val="0"/>
          <w:bCs w:val="0"/>
          <w:sz w:val="22"/>
          <w:szCs w:val="22"/>
        </w:rPr>
        <w:t>..7</w:t>
      </w:r>
    </w:p>
    <w:p w:rsidR="00D723D1" w:rsidRDefault="0079180A" w:rsidP="00192CB3">
      <w:pPr>
        <w:pStyle w:val="Heading3"/>
        <w:keepNext w:val="0"/>
        <w:keepLines w:val="0"/>
        <w:ind w:firstLine="720"/>
        <w:jc w:val="both"/>
        <w:rPr>
          <w:rFonts w:ascii="Times New Roman" w:eastAsia="Times New Roman" w:hAnsi="Times New Roman" w:cs="Times New Roman"/>
          <w:b w:val="0"/>
          <w:bCs w:val="0"/>
          <w:sz w:val="22"/>
          <w:szCs w:val="22"/>
        </w:rPr>
      </w:pPr>
      <w:bookmarkStart w:id="17" w:name="_heading=h.bwa2so42epic" w:colFirst="0" w:colLast="0"/>
      <w:bookmarkEnd w:id="17"/>
      <w:r>
        <w:rPr>
          <w:rFonts w:ascii="Times New Roman" w:eastAsia="Times New Roman" w:hAnsi="Times New Roman" w:cs="Times New Roman"/>
          <w:b w:val="0"/>
          <w:bCs w:val="0"/>
          <w:sz w:val="22"/>
          <w:szCs w:val="22"/>
        </w:rPr>
        <w:tab/>
      </w:r>
      <w:r w:rsidR="00F0667F">
        <w:rPr>
          <w:rFonts w:ascii="Times New Roman" w:eastAsia="Times New Roman" w:hAnsi="Times New Roman" w:cs="Times New Roman"/>
          <w:b w:val="0"/>
          <w:bCs w:val="0"/>
          <w:sz w:val="22"/>
          <w:szCs w:val="22"/>
        </w:rPr>
        <w:t>2.1.1 Overview of Recruitment</w:t>
      </w:r>
      <w:r>
        <w:rPr>
          <w:rFonts w:ascii="Times New Roman" w:eastAsia="Times New Roman" w:hAnsi="Times New Roman" w:cs="Times New Roman"/>
          <w:b w:val="0"/>
          <w:bCs w:val="0"/>
          <w:sz w:val="22"/>
          <w:szCs w:val="22"/>
        </w:rPr>
        <w:t xml:space="preserve"> Management………………………………</w:t>
      </w:r>
      <w:r w:rsidR="00A13047">
        <w:rPr>
          <w:rFonts w:ascii="Times New Roman" w:eastAsia="Times New Roman" w:hAnsi="Times New Roman" w:cs="Times New Roman"/>
          <w:b w:val="0"/>
          <w:bCs w:val="0"/>
          <w:sz w:val="22"/>
          <w:szCs w:val="22"/>
        </w:rPr>
        <w:t>…...</w:t>
      </w:r>
      <w:r>
        <w:rPr>
          <w:rFonts w:ascii="Times New Roman" w:eastAsia="Times New Roman" w:hAnsi="Times New Roman" w:cs="Times New Roman"/>
          <w:b w:val="0"/>
          <w:bCs w:val="0"/>
          <w:sz w:val="22"/>
          <w:szCs w:val="22"/>
        </w:rPr>
        <w:t>.....7</w:t>
      </w:r>
    </w:p>
    <w:p w:rsidR="00D723D1" w:rsidRDefault="00F0667F">
      <w:pPr>
        <w:pStyle w:val="Heading3"/>
        <w:keepNext w:val="0"/>
        <w:keepLines w:val="0"/>
        <w:ind w:left="1440"/>
        <w:jc w:val="both"/>
        <w:rPr>
          <w:rFonts w:ascii="Times New Roman" w:eastAsia="Times New Roman" w:hAnsi="Times New Roman" w:cs="Times New Roman"/>
          <w:b w:val="0"/>
          <w:bCs w:val="0"/>
          <w:sz w:val="22"/>
          <w:szCs w:val="22"/>
        </w:rPr>
      </w:pPr>
      <w:bookmarkStart w:id="18" w:name="_heading=h.52d5yuqkw9bb" w:colFirst="0" w:colLast="0"/>
      <w:bookmarkEnd w:id="18"/>
      <w:r>
        <w:rPr>
          <w:rFonts w:ascii="Times New Roman" w:eastAsia="Times New Roman" w:hAnsi="Times New Roman" w:cs="Times New Roman"/>
          <w:b w:val="0"/>
          <w:bCs w:val="0"/>
          <w:sz w:val="22"/>
          <w:szCs w:val="22"/>
        </w:rPr>
        <w:t>2.1.2 Challenges in Traditiona</w:t>
      </w:r>
      <w:r w:rsidR="0079180A">
        <w:rPr>
          <w:rFonts w:ascii="Times New Roman" w:eastAsia="Times New Roman" w:hAnsi="Times New Roman" w:cs="Times New Roman"/>
          <w:b w:val="0"/>
          <w:bCs w:val="0"/>
          <w:sz w:val="22"/>
          <w:szCs w:val="22"/>
        </w:rPr>
        <w:t>l Recruitment Process………………………</w:t>
      </w:r>
      <w:r>
        <w:rPr>
          <w:rFonts w:ascii="Times New Roman" w:eastAsia="Times New Roman" w:hAnsi="Times New Roman" w:cs="Times New Roman"/>
          <w:b w:val="0"/>
          <w:bCs w:val="0"/>
          <w:sz w:val="22"/>
          <w:szCs w:val="22"/>
        </w:rPr>
        <w:t>………..8</w:t>
      </w:r>
    </w:p>
    <w:p w:rsidR="00D723D1" w:rsidRDefault="00F0667F">
      <w:pPr>
        <w:pStyle w:val="Heading3"/>
        <w:keepNext w:val="0"/>
        <w:keepLines w:val="0"/>
        <w:ind w:left="1440"/>
        <w:jc w:val="both"/>
        <w:rPr>
          <w:rFonts w:ascii="Times New Roman" w:eastAsia="Times New Roman" w:hAnsi="Times New Roman" w:cs="Times New Roman"/>
          <w:b w:val="0"/>
          <w:bCs w:val="0"/>
          <w:sz w:val="22"/>
          <w:szCs w:val="22"/>
        </w:rPr>
      </w:pPr>
      <w:bookmarkStart w:id="19" w:name="_heading=h.8h0xlavge6sj" w:colFirst="0" w:colLast="0"/>
      <w:bookmarkEnd w:id="19"/>
      <w:r>
        <w:rPr>
          <w:rFonts w:ascii="Times New Roman" w:eastAsia="Times New Roman" w:hAnsi="Times New Roman" w:cs="Times New Roman"/>
          <w:b w:val="0"/>
          <w:bCs w:val="0"/>
          <w:sz w:val="22"/>
          <w:szCs w:val="22"/>
        </w:rPr>
        <w:t>2.1.3 Need for Data-D</w:t>
      </w:r>
      <w:r w:rsidR="0079180A">
        <w:rPr>
          <w:rFonts w:ascii="Times New Roman" w:eastAsia="Times New Roman" w:hAnsi="Times New Roman" w:cs="Times New Roman"/>
          <w:b w:val="0"/>
          <w:bCs w:val="0"/>
          <w:sz w:val="22"/>
          <w:szCs w:val="22"/>
        </w:rPr>
        <w:t>riven Recruitment…………………………………</w:t>
      </w:r>
      <w:r>
        <w:rPr>
          <w:rFonts w:ascii="Times New Roman" w:eastAsia="Times New Roman" w:hAnsi="Times New Roman" w:cs="Times New Roman"/>
          <w:b w:val="0"/>
          <w:bCs w:val="0"/>
          <w:sz w:val="22"/>
          <w:szCs w:val="22"/>
        </w:rPr>
        <w:t>……....8-9</w:t>
      </w:r>
    </w:p>
    <w:p w:rsidR="00D723D1" w:rsidRDefault="00F0667F">
      <w:pPr>
        <w:pStyle w:val="Heading3"/>
        <w:keepNext w:val="0"/>
        <w:keepLines w:val="0"/>
        <w:ind w:left="1440"/>
        <w:jc w:val="both"/>
        <w:rPr>
          <w:rFonts w:ascii="Times New Roman" w:eastAsia="Times New Roman" w:hAnsi="Times New Roman" w:cs="Times New Roman"/>
          <w:b w:val="0"/>
          <w:bCs w:val="0"/>
          <w:sz w:val="22"/>
          <w:szCs w:val="22"/>
        </w:rPr>
      </w:pPr>
      <w:bookmarkStart w:id="20" w:name="_heading=h.s8irr0kv17k2" w:colFirst="0" w:colLast="0"/>
      <w:bookmarkEnd w:id="20"/>
      <w:r>
        <w:rPr>
          <w:rFonts w:ascii="Times New Roman" w:eastAsia="Times New Roman" w:hAnsi="Times New Roman" w:cs="Times New Roman"/>
          <w:b w:val="0"/>
          <w:bCs w:val="0"/>
          <w:sz w:val="22"/>
          <w:szCs w:val="22"/>
        </w:rPr>
        <w:t xml:space="preserve">2.1.4 Role of Business Intelligence in </w:t>
      </w:r>
      <w:r w:rsidR="0079180A">
        <w:rPr>
          <w:rFonts w:ascii="Times New Roman" w:eastAsia="Times New Roman" w:hAnsi="Times New Roman" w:cs="Times New Roman"/>
          <w:b w:val="0"/>
          <w:bCs w:val="0"/>
          <w:sz w:val="22"/>
          <w:szCs w:val="22"/>
        </w:rPr>
        <w:t xml:space="preserve">Recruitment…………………………   </w:t>
      </w:r>
      <w:r>
        <w:rPr>
          <w:rFonts w:ascii="Times New Roman" w:eastAsia="Times New Roman" w:hAnsi="Times New Roman" w:cs="Times New Roman"/>
          <w:b w:val="0"/>
          <w:bCs w:val="0"/>
          <w:sz w:val="22"/>
          <w:szCs w:val="22"/>
        </w:rPr>
        <w:t>…….9</w:t>
      </w:r>
    </w:p>
    <w:p w:rsidR="00D723D1" w:rsidRDefault="00F0667F">
      <w:pPr>
        <w:pStyle w:val="Heading3"/>
        <w:keepNext w:val="0"/>
        <w:keepLines w:val="0"/>
        <w:ind w:left="1440"/>
        <w:jc w:val="both"/>
        <w:rPr>
          <w:rFonts w:ascii="Times New Roman" w:eastAsia="Times New Roman" w:hAnsi="Times New Roman" w:cs="Times New Roman"/>
          <w:b w:val="0"/>
          <w:bCs w:val="0"/>
          <w:sz w:val="22"/>
          <w:szCs w:val="22"/>
        </w:rPr>
      </w:pPr>
      <w:bookmarkStart w:id="21" w:name="_heading=h.wtc724hbo34q" w:colFirst="0" w:colLast="0"/>
      <w:bookmarkEnd w:id="21"/>
      <w:r>
        <w:rPr>
          <w:rFonts w:ascii="Times New Roman" w:eastAsia="Times New Roman" w:hAnsi="Times New Roman" w:cs="Times New Roman"/>
          <w:b w:val="0"/>
          <w:bCs w:val="0"/>
          <w:sz w:val="22"/>
          <w:szCs w:val="22"/>
        </w:rPr>
        <w:t>2.1.5 Introduction to Power BI…………………………………………………</w:t>
      </w:r>
      <w:r w:rsidR="0079180A">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…..10</w:t>
      </w:r>
    </w:p>
    <w:p w:rsidR="00D723D1" w:rsidRDefault="00F0667F">
      <w:pPr>
        <w:pStyle w:val="Heading3"/>
        <w:keepNext w:val="0"/>
        <w:keepLines w:val="0"/>
        <w:ind w:left="1440"/>
        <w:jc w:val="both"/>
        <w:rPr>
          <w:rFonts w:ascii="Times New Roman" w:eastAsia="Times New Roman" w:hAnsi="Times New Roman" w:cs="Times New Roman"/>
          <w:b w:val="0"/>
          <w:bCs w:val="0"/>
          <w:sz w:val="22"/>
          <w:szCs w:val="22"/>
        </w:rPr>
      </w:pPr>
      <w:bookmarkStart w:id="22" w:name="_heading=h.tnjkfkj3sgiv" w:colFirst="0" w:colLast="0"/>
      <w:bookmarkEnd w:id="22"/>
      <w:r>
        <w:rPr>
          <w:rFonts w:ascii="Times New Roman" w:eastAsia="Times New Roman" w:hAnsi="Times New Roman" w:cs="Times New Roman"/>
          <w:b w:val="0"/>
          <w:bCs w:val="0"/>
          <w:sz w:val="22"/>
          <w:szCs w:val="22"/>
        </w:rPr>
        <w:t xml:space="preserve">2.1.6 Recruitment </w:t>
      </w:r>
      <w:r w:rsidR="0079180A">
        <w:rPr>
          <w:rFonts w:ascii="Times New Roman" w:eastAsia="Times New Roman" w:hAnsi="Times New Roman" w:cs="Times New Roman"/>
          <w:b w:val="0"/>
          <w:bCs w:val="0"/>
          <w:sz w:val="22"/>
          <w:szCs w:val="22"/>
        </w:rPr>
        <w:t xml:space="preserve">KPIs and Metrics……………………………………    </w:t>
      </w:r>
      <w:r>
        <w:rPr>
          <w:rFonts w:ascii="Times New Roman" w:eastAsia="Times New Roman" w:hAnsi="Times New Roman" w:cs="Times New Roman"/>
          <w:b w:val="0"/>
          <w:bCs w:val="0"/>
          <w:sz w:val="22"/>
          <w:szCs w:val="22"/>
        </w:rPr>
        <w:t>…….10-11</w:t>
      </w:r>
    </w:p>
    <w:p w:rsidR="00D723D1" w:rsidRDefault="00F0667F">
      <w:pPr>
        <w:pStyle w:val="Heading3"/>
        <w:keepNext w:val="0"/>
        <w:keepLines w:val="0"/>
        <w:ind w:left="1440"/>
        <w:jc w:val="both"/>
        <w:rPr>
          <w:rFonts w:ascii="Times New Roman" w:eastAsia="Times New Roman" w:hAnsi="Times New Roman" w:cs="Times New Roman"/>
          <w:b w:val="0"/>
          <w:bCs w:val="0"/>
          <w:sz w:val="22"/>
          <w:szCs w:val="22"/>
        </w:rPr>
      </w:pPr>
      <w:bookmarkStart w:id="23" w:name="_heading=h.ywiyjortbvvt" w:colFirst="0" w:colLast="0"/>
      <w:bookmarkEnd w:id="23"/>
      <w:r>
        <w:rPr>
          <w:rFonts w:ascii="Times New Roman" w:eastAsia="Times New Roman" w:hAnsi="Times New Roman" w:cs="Times New Roman"/>
          <w:b w:val="0"/>
          <w:bCs w:val="0"/>
          <w:sz w:val="22"/>
          <w:szCs w:val="22"/>
        </w:rPr>
        <w:t>2.2 Applications of Recruitment Dashboard………………………………………..11</w:t>
      </w:r>
    </w:p>
    <w:p w:rsidR="00D723D1" w:rsidRDefault="00F0667F" w:rsidP="00656096">
      <w:pPr>
        <w:pStyle w:val="Heading4"/>
        <w:keepNext w:val="0"/>
        <w:keepLines w:val="0"/>
        <w:ind w:firstLine="1"/>
        <w:jc w:val="center"/>
        <w:rPr>
          <w:rFonts w:ascii="Times New Roman" w:eastAsia="Times New Roman" w:hAnsi="Times New Roman" w:cs="Times New Roman"/>
          <w:b w:val="0"/>
          <w:bCs w:val="0"/>
          <w:sz w:val="22"/>
          <w:szCs w:val="22"/>
        </w:rPr>
      </w:pPr>
      <w:bookmarkStart w:id="24" w:name="_heading=h.2mkfs67jpa6t" w:colFirst="0" w:colLast="0"/>
      <w:bookmarkEnd w:id="24"/>
      <w:r>
        <w:rPr>
          <w:rFonts w:ascii="Times New Roman" w:eastAsia="Times New Roman" w:hAnsi="Times New Roman" w:cs="Times New Roman"/>
          <w:b w:val="0"/>
          <w:bCs w:val="0"/>
          <w:sz w:val="22"/>
          <w:szCs w:val="22"/>
        </w:rPr>
        <w:t>2.2.1 Candidate Tracking and Monitoring………………………………………...11</w:t>
      </w:r>
    </w:p>
    <w:p w:rsidR="00D723D1" w:rsidRDefault="00F0667F" w:rsidP="00656096">
      <w:pPr>
        <w:pStyle w:val="Heading4"/>
        <w:keepNext w:val="0"/>
        <w:keepLines w:val="0"/>
        <w:ind w:firstLine="1"/>
        <w:jc w:val="center"/>
        <w:rPr>
          <w:rFonts w:ascii="Times New Roman" w:eastAsia="Times New Roman" w:hAnsi="Times New Roman" w:cs="Times New Roman"/>
          <w:b w:val="0"/>
          <w:bCs w:val="0"/>
          <w:sz w:val="22"/>
          <w:szCs w:val="22"/>
        </w:rPr>
      </w:pPr>
      <w:bookmarkStart w:id="25" w:name="_heading=h.r2px50i2a0ch" w:colFirst="0" w:colLast="0"/>
      <w:bookmarkEnd w:id="25"/>
      <w:r>
        <w:rPr>
          <w:rFonts w:ascii="Times New Roman" w:eastAsia="Times New Roman" w:hAnsi="Times New Roman" w:cs="Times New Roman"/>
          <w:b w:val="0"/>
          <w:bCs w:val="0"/>
          <w:sz w:val="22"/>
          <w:szCs w:val="22"/>
        </w:rPr>
        <w:t>2.2.2 Recruitment Performance Analysis…………………………………………12</w:t>
      </w:r>
    </w:p>
    <w:p w:rsidR="00D723D1" w:rsidRDefault="00F0667F" w:rsidP="00656096">
      <w:pPr>
        <w:pStyle w:val="Heading4"/>
        <w:keepNext w:val="0"/>
        <w:keepLines w:val="0"/>
        <w:ind w:firstLine="1"/>
        <w:jc w:val="center"/>
        <w:rPr>
          <w:rFonts w:ascii="Times New Roman" w:eastAsia="Times New Roman" w:hAnsi="Times New Roman" w:cs="Times New Roman"/>
          <w:b w:val="0"/>
          <w:bCs w:val="0"/>
          <w:sz w:val="22"/>
          <w:szCs w:val="22"/>
        </w:rPr>
      </w:pPr>
      <w:bookmarkStart w:id="26" w:name="_heading=h.2esyucq0d3kk" w:colFirst="0" w:colLast="0"/>
      <w:bookmarkEnd w:id="26"/>
      <w:r>
        <w:rPr>
          <w:rFonts w:ascii="Times New Roman" w:eastAsia="Times New Roman" w:hAnsi="Times New Roman" w:cs="Times New Roman"/>
          <w:b w:val="0"/>
          <w:bCs w:val="0"/>
          <w:sz w:val="22"/>
          <w:szCs w:val="22"/>
        </w:rPr>
        <w:t>2.2.3 Hiring Source Effectiveness………………………………………………...12</w:t>
      </w:r>
    </w:p>
    <w:p w:rsidR="00D723D1" w:rsidRDefault="00F0667F" w:rsidP="00656096">
      <w:pPr>
        <w:pStyle w:val="Heading4"/>
        <w:keepNext w:val="0"/>
        <w:keepLines w:val="0"/>
        <w:ind w:firstLine="1"/>
        <w:jc w:val="center"/>
        <w:rPr>
          <w:rFonts w:ascii="Times New Roman" w:eastAsia="Times New Roman" w:hAnsi="Times New Roman" w:cs="Times New Roman"/>
          <w:b w:val="0"/>
          <w:bCs w:val="0"/>
          <w:sz w:val="22"/>
          <w:szCs w:val="22"/>
        </w:rPr>
      </w:pPr>
      <w:bookmarkStart w:id="27" w:name="_heading=h.rr2y5surtxn1" w:colFirst="0" w:colLast="0"/>
      <w:bookmarkEnd w:id="27"/>
      <w:r>
        <w:rPr>
          <w:rFonts w:ascii="Times New Roman" w:eastAsia="Times New Roman" w:hAnsi="Times New Roman" w:cs="Times New Roman"/>
          <w:b w:val="0"/>
          <w:bCs w:val="0"/>
          <w:sz w:val="22"/>
          <w:szCs w:val="22"/>
        </w:rPr>
        <w:t>2.2.4 Workforce Planning…………………………………………………………12</w:t>
      </w:r>
    </w:p>
    <w:p w:rsidR="00D723D1" w:rsidRDefault="00F0667F" w:rsidP="00656096">
      <w:pPr>
        <w:pStyle w:val="Heading4"/>
        <w:keepNext w:val="0"/>
        <w:keepLines w:val="0"/>
        <w:ind w:firstLine="1"/>
        <w:jc w:val="center"/>
        <w:rPr>
          <w:rFonts w:ascii="Times New Roman" w:eastAsia="Times New Roman" w:hAnsi="Times New Roman" w:cs="Times New Roman"/>
          <w:b w:val="0"/>
          <w:bCs w:val="0"/>
          <w:sz w:val="22"/>
          <w:szCs w:val="22"/>
        </w:rPr>
      </w:pPr>
      <w:bookmarkStart w:id="28" w:name="_heading=h.ydg3g2mmx8p8" w:colFirst="0" w:colLast="0"/>
      <w:bookmarkEnd w:id="28"/>
      <w:r>
        <w:rPr>
          <w:rFonts w:ascii="Times New Roman" w:eastAsia="Times New Roman" w:hAnsi="Times New Roman" w:cs="Times New Roman"/>
          <w:b w:val="0"/>
          <w:bCs w:val="0"/>
          <w:sz w:val="22"/>
          <w:szCs w:val="22"/>
        </w:rPr>
        <w:t>2.2.5 HR Decision Support System……………………………………………….12</w:t>
      </w:r>
    </w:p>
    <w:p w:rsidR="00D723D1" w:rsidRDefault="0079180A"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29" w:name="_heading=h.mpx9uwut1ihm" w:colFirst="0" w:colLast="0"/>
      <w:bookmarkEnd w:id="29"/>
      <w:r>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2.3 Objectives of the Project……………………………………………………….12</w:t>
      </w:r>
    </w:p>
    <w:p w:rsidR="00D723D1" w:rsidRDefault="0079180A"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0" w:name="_heading=h.8ftt9sscif2t" w:colFirst="0" w:colLast="0"/>
      <w:bookmarkEnd w:id="30"/>
      <w:r>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2.4 Motivation……………………………………………………………………...12-13</w:t>
      </w:r>
    </w:p>
    <w:p w:rsidR="00D723D1" w:rsidRDefault="00F0667F" w:rsidP="00656096">
      <w:pPr>
        <w:pStyle w:val="Heading1"/>
        <w:keepNext w:val="0"/>
        <w:keepLines w:val="0"/>
        <w:ind w:left="720"/>
        <w:jc w:val="center"/>
        <w:rPr>
          <w:rFonts w:ascii="Times New Roman" w:eastAsia="Times New Roman" w:hAnsi="Times New Roman" w:cs="Times New Roman"/>
          <w:sz w:val="24"/>
          <w:szCs w:val="24"/>
        </w:rPr>
      </w:pPr>
      <w:bookmarkStart w:id="31" w:name="_heading=h.5zu0g3jo9exz" w:colFirst="0" w:colLast="0"/>
      <w:bookmarkEnd w:id="31"/>
      <w:r>
        <w:rPr>
          <w:rFonts w:ascii="Times New Roman" w:eastAsia="Times New Roman" w:hAnsi="Times New Roman" w:cs="Times New Roman"/>
          <w:sz w:val="24"/>
          <w:szCs w:val="24"/>
        </w:rPr>
        <w:t>Chapter 3: Literature Survey……………………………………………………….14-16</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2" w:name="_heading=h.5uvg8gshwo4k" w:colFirst="0" w:colLast="0"/>
      <w:bookmarkEnd w:id="32"/>
      <w:r>
        <w:rPr>
          <w:rFonts w:ascii="Times New Roman" w:eastAsia="Times New Roman" w:hAnsi="Times New Roman" w:cs="Times New Roman"/>
          <w:b w:val="0"/>
          <w:bCs w:val="0"/>
          <w:sz w:val="22"/>
          <w:szCs w:val="22"/>
        </w:rPr>
        <w:t>3.1 Overview of Previous Research………………………………………………..14</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3" w:name="_heading=h.waezu85u91do" w:colFirst="0" w:colLast="0"/>
      <w:bookmarkEnd w:id="33"/>
      <w:r>
        <w:rPr>
          <w:rFonts w:ascii="Times New Roman" w:eastAsia="Times New Roman" w:hAnsi="Times New Roman" w:cs="Times New Roman"/>
          <w:b w:val="0"/>
          <w:bCs w:val="0"/>
          <w:sz w:val="22"/>
          <w:szCs w:val="22"/>
        </w:rPr>
        <w:t>3.2 Recruitment Analytics Studies…………………………………………………14</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4" w:name="_heading=h.105qh536ve31" w:colFirst="0" w:colLast="0"/>
      <w:bookmarkEnd w:id="34"/>
      <w:r>
        <w:rPr>
          <w:rFonts w:ascii="Times New Roman" w:eastAsia="Times New Roman" w:hAnsi="Times New Roman" w:cs="Times New Roman"/>
          <w:b w:val="0"/>
          <w:bCs w:val="0"/>
          <w:sz w:val="22"/>
          <w:szCs w:val="22"/>
        </w:rPr>
        <w:t>3.3 Dashboard and Data Visualization Research…………………………………..15</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5" w:name="_heading=h.d918rh6vyd9w" w:colFirst="0" w:colLast="0"/>
      <w:bookmarkEnd w:id="35"/>
      <w:r>
        <w:rPr>
          <w:rFonts w:ascii="Times New Roman" w:eastAsia="Times New Roman" w:hAnsi="Times New Roman" w:cs="Times New Roman"/>
          <w:b w:val="0"/>
          <w:bCs w:val="0"/>
          <w:sz w:val="22"/>
          <w:szCs w:val="22"/>
        </w:rPr>
        <w:t>3.4 Findings from Literature Survey……………………………………………….16</w:t>
      </w:r>
    </w:p>
    <w:p w:rsidR="00D723D1" w:rsidRDefault="00F0667F" w:rsidP="00656096">
      <w:pPr>
        <w:pStyle w:val="Heading1"/>
        <w:keepNext w:val="0"/>
        <w:keepLines w:val="0"/>
        <w:ind w:left="720"/>
        <w:jc w:val="center"/>
        <w:rPr>
          <w:rFonts w:ascii="Times New Roman" w:eastAsia="Times New Roman" w:hAnsi="Times New Roman" w:cs="Times New Roman"/>
          <w:sz w:val="24"/>
          <w:szCs w:val="24"/>
        </w:rPr>
      </w:pPr>
      <w:bookmarkStart w:id="36" w:name="_heading=h.jn0b9t9055q4" w:colFirst="0" w:colLast="0"/>
      <w:bookmarkEnd w:id="36"/>
      <w:r>
        <w:rPr>
          <w:rFonts w:ascii="Times New Roman" w:eastAsia="Times New Roman" w:hAnsi="Times New Roman" w:cs="Times New Roman"/>
          <w:sz w:val="24"/>
          <w:szCs w:val="24"/>
        </w:rPr>
        <w:t>Chapter 4: Existing Work &amp; Implementation Work………………………………17-24</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7" w:name="_heading=h.f6n29fomrig5" w:colFirst="0" w:colLast="0"/>
      <w:bookmarkEnd w:id="37"/>
      <w:r>
        <w:rPr>
          <w:rFonts w:ascii="Times New Roman" w:eastAsia="Times New Roman" w:hAnsi="Times New Roman" w:cs="Times New Roman"/>
          <w:b w:val="0"/>
          <w:bCs w:val="0"/>
          <w:sz w:val="22"/>
          <w:szCs w:val="22"/>
        </w:rPr>
        <w:t>4.1 Existing Recruitment Analysis Methods……………………………………….17-19</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8" w:name="_heading=h.f38i9v88e6f5" w:colFirst="0" w:colLast="0"/>
      <w:bookmarkEnd w:id="38"/>
      <w:r>
        <w:rPr>
          <w:rFonts w:ascii="Times New Roman" w:eastAsia="Times New Roman" w:hAnsi="Times New Roman" w:cs="Times New Roman"/>
          <w:b w:val="0"/>
          <w:bCs w:val="0"/>
          <w:sz w:val="22"/>
          <w:szCs w:val="22"/>
        </w:rPr>
        <w:t>4.2 Limitations of Existing Systems……………………………………………….19-20</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39" w:name="_heading=h.dh2bcp6smr11" w:colFirst="0" w:colLast="0"/>
      <w:bookmarkEnd w:id="39"/>
      <w:r>
        <w:rPr>
          <w:rFonts w:ascii="Times New Roman" w:eastAsia="Times New Roman" w:hAnsi="Times New Roman" w:cs="Times New Roman"/>
          <w:b w:val="0"/>
          <w:bCs w:val="0"/>
          <w:sz w:val="22"/>
          <w:szCs w:val="22"/>
        </w:rPr>
        <w:t>4.3 Proposed Recruitment Dashboard System……………………………………..20-21</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40" w:name="_heading=h.vu7rzc90w3hf" w:colFirst="0" w:colLast="0"/>
      <w:bookmarkEnd w:id="40"/>
      <w:r>
        <w:rPr>
          <w:rFonts w:ascii="Times New Roman" w:eastAsia="Times New Roman" w:hAnsi="Times New Roman" w:cs="Times New Roman"/>
          <w:b w:val="0"/>
          <w:bCs w:val="0"/>
          <w:sz w:val="22"/>
          <w:szCs w:val="22"/>
        </w:rPr>
        <w:t>4.4 Dashboard Design and Architecture…………………………………………..21-22</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41" w:name="_heading=h.lfj4upq16y8x" w:colFirst="0" w:colLast="0"/>
      <w:bookmarkEnd w:id="41"/>
      <w:r>
        <w:rPr>
          <w:rFonts w:ascii="Times New Roman" w:eastAsia="Times New Roman" w:hAnsi="Times New Roman" w:cs="Times New Roman"/>
          <w:b w:val="0"/>
          <w:bCs w:val="0"/>
          <w:sz w:val="22"/>
          <w:szCs w:val="22"/>
        </w:rPr>
        <w:t>4.5 Implementation Methodology…………………………………………………22-24</w:t>
      </w:r>
    </w:p>
    <w:p w:rsidR="00D723D1" w:rsidRDefault="00F0667F" w:rsidP="00656096">
      <w:pPr>
        <w:pStyle w:val="Heading1"/>
        <w:keepNext w:val="0"/>
        <w:keepLines w:val="0"/>
        <w:ind w:left="720"/>
        <w:jc w:val="center"/>
        <w:rPr>
          <w:rFonts w:ascii="Times New Roman" w:eastAsia="Times New Roman" w:hAnsi="Times New Roman" w:cs="Times New Roman"/>
          <w:sz w:val="24"/>
          <w:szCs w:val="24"/>
        </w:rPr>
      </w:pPr>
      <w:bookmarkStart w:id="42" w:name="_heading=h.3yg5k4g6481" w:colFirst="0" w:colLast="0"/>
      <w:bookmarkEnd w:id="42"/>
      <w:r>
        <w:rPr>
          <w:rFonts w:ascii="Times New Roman" w:eastAsia="Times New Roman" w:hAnsi="Times New Roman" w:cs="Times New Roman"/>
          <w:sz w:val="24"/>
          <w:szCs w:val="24"/>
        </w:rPr>
        <w:t>Chapter 5: Dataset, Implementation and Results…………………………………25-38</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43" w:name="_heading=h.h9uab6p7wyn5" w:colFirst="0" w:colLast="0"/>
      <w:bookmarkEnd w:id="43"/>
      <w:r>
        <w:rPr>
          <w:rFonts w:ascii="Times New Roman" w:eastAsia="Times New Roman" w:hAnsi="Times New Roman" w:cs="Times New Roman"/>
          <w:b w:val="0"/>
          <w:bCs w:val="0"/>
          <w:sz w:val="22"/>
          <w:szCs w:val="22"/>
        </w:rPr>
        <w:t>5.1 Dataset Description…………………………………………………………….25-27</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44" w:name="_heading=h.3semd9mruk67" w:colFirst="0" w:colLast="0"/>
      <w:bookmarkEnd w:id="44"/>
      <w:r>
        <w:rPr>
          <w:rFonts w:ascii="Times New Roman" w:eastAsia="Times New Roman" w:hAnsi="Times New Roman" w:cs="Times New Roman"/>
          <w:b w:val="0"/>
          <w:bCs w:val="0"/>
          <w:sz w:val="22"/>
          <w:szCs w:val="22"/>
        </w:rPr>
        <w:t>5.2 Data Cleaning and Transformation…………………………………………….27-28</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45" w:name="_heading=h.xmwoxoyam3bo" w:colFirst="0" w:colLast="0"/>
      <w:bookmarkEnd w:id="45"/>
      <w:r>
        <w:rPr>
          <w:rFonts w:ascii="Times New Roman" w:eastAsia="Times New Roman" w:hAnsi="Times New Roman" w:cs="Times New Roman"/>
          <w:b w:val="0"/>
          <w:bCs w:val="0"/>
          <w:sz w:val="22"/>
          <w:szCs w:val="22"/>
        </w:rPr>
        <w:t>5.3 Tools and Technologies Used………………………………………………….28-30</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46" w:name="_heading=h.b3kl2e22d86l" w:colFirst="0" w:colLast="0"/>
      <w:bookmarkEnd w:id="46"/>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5.3.1 Power BI</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47" w:name="_heading=h.buhinw4fcfbe" w:colFirst="0" w:colLast="0"/>
      <w:bookmarkEnd w:id="47"/>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5.3.2 Microsoft Excel</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48" w:name="_heading=h.dvhbrfe1nzdg" w:colFirst="0" w:colLast="0"/>
      <w:bookmarkEnd w:id="48"/>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 xml:space="preserve">5.3.3 Data </w:t>
      </w:r>
      <w:proofErr w:type="spellStart"/>
      <w:r w:rsidR="00F0667F">
        <w:rPr>
          <w:rFonts w:ascii="Times New Roman" w:eastAsia="Times New Roman" w:hAnsi="Times New Roman" w:cs="Times New Roman"/>
          <w:b w:val="0"/>
          <w:bCs w:val="0"/>
          <w:sz w:val="22"/>
          <w:szCs w:val="22"/>
        </w:rPr>
        <w:t>Modeling</w:t>
      </w:r>
      <w:proofErr w:type="spellEnd"/>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49" w:name="_heading=h.5vk0778rd4dn" w:colFirst="0" w:colLast="0"/>
      <w:bookmarkEnd w:id="49"/>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5.3.4 DAX Functions</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50" w:name="_heading=h.nw74e1vaxhqo" w:colFirst="0" w:colLast="0"/>
      <w:bookmarkEnd w:id="50"/>
      <w:r>
        <w:rPr>
          <w:rFonts w:ascii="Times New Roman" w:eastAsia="Times New Roman" w:hAnsi="Times New Roman" w:cs="Times New Roman"/>
          <w:b w:val="0"/>
          <w:bCs w:val="0"/>
          <w:sz w:val="22"/>
          <w:szCs w:val="22"/>
        </w:rPr>
        <w:t>5.4 Dashboard Development……………………………………………………….30-32</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51" w:name="_heading=h.hk2izn8uh4ez" w:colFirst="0" w:colLast="0"/>
      <w:bookmarkEnd w:id="51"/>
      <w:r>
        <w:rPr>
          <w:rFonts w:ascii="Times New Roman" w:eastAsia="Times New Roman" w:hAnsi="Times New Roman" w:cs="Times New Roman"/>
          <w:b w:val="0"/>
          <w:bCs w:val="0"/>
          <w:sz w:val="22"/>
          <w:szCs w:val="22"/>
        </w:rPr>
        <w:t>5.5 Key Performance Indicators (KPIs)…………………………………………..32-33</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52" w:name="_heading=h.r9olm621epez" w:colFirst="0" w:colLast="0"/>
      <w:bookmarkEnd w:id="52"/>
      <w:r>
        <w:rPr>
          <w:rFonts w:ascii="Times New Roman" w:eastAsia="Times New Roman" w:hAnsi="Times New Roman" w:cs="Times New Roman"/>
          <w:b w:val="0"/>
          <w:bCs w:val="0"/>
          <w:sz w:val="22"/>
          <w:szCs w:val="22"/>
        </w:rPr>
        <w:t>5.6 Dashboard Visualizations……………………………………………………...33-35</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53" w:name="_heading=h.5dgqntj41u7b" w:colFirst="0" w:colLast="0"/>
      <w:bookmarkEnd w:id="53"/>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5.6.1 Hiring Trend Analysis</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54" w:name="_heading=h.pi8qyfau3ocq" w:colFirst="0" w:colLast="0"/>
      <w:bookmarkEnd w:id="54"/>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5.6.2 Department-wise Recruitment Analysis</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55" w:name="_heading=h.2cdwnvunafc6" w:colFirst="0" w:colLast="0"/>
      <w:bookmarkEnd w:id="55"/>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5.6.3 Candidate Status Analysis</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56" w:name="_heading=h.nz28pa9giukp" w:colFirst="0" w:colLast="0"/>
      <w:bookmarkEnd w:id="56"/>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5.6.4 Recruitment Source Analysis</w:t>
      </w:r>
    </w:p>
    <w:p w:rsidR="00D723D1" w:rsidRDefault="00656096" w:rsidP="00656096">
      <w:pPr>
        <w:pStyle w:val="Heading4"/>
        <w:keepNext w:val="0"/>
        <w:keepLines w:val="0"/>
        <w:rPr>
          <w:rFonts w:ascii="Times New Roman" w:eastAsia="Times New Roman" w:hAnsi="Times New Roman" w:cs="Times New Roman"/>
          <w:b w:val="0"/>
          <w:bCs w:val="0"/>
          <w:sz w:val="22"/>
          <w:szCs w:val="22"/>
        </w:rPr>
      </w:pPr>
      <w:bookmarkStart w:id="57" w:name="_heading=h.7nwy0siscgre" w:colFirst="0" w:colLast="0"/>
      <w:bookmarkEnd w:id="57"/>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5.6.5 Offer Acceptance Rate Analysis</w:t>
      </w:r>
    </w:p>
    <w:p w:rsidR="00D723D1" w:rsidRDefault="00656096" w:rsidP="00656096">
      <w:pPr>
        <w:pStyle w:val="Heading3"/>
        <w:keepNext w:val="0"/>
        <w:keepLines w:val="0"/>
        <w:ind w:firstLine="1"/>
        <w:rPr>
          <w:rFonts w:ascii="Times New Roman" w:eastAsia="Times New Roman" w:hAnsi="Times New Roman" w:cs="Times New Roman"/>
          <w:b w:val="0"/>
          <w:bCs w:val="0"/>
          <w:sz w:val="22"/>
          <w:szCs w:val="22"/>
        </w:rPr>
      </w:pPr>
      <w:bookmarkStart w:id="58" w:name="_heading=h.3zswrfahmqy2" w:colFirst="0" w:colLast="0"/>
      <w:bookmarkEnd w:id="58"/>
      <w:r>
        <w:rPr>
          <w:rFonts w:ascii="Times New Roman" w:eastAsia="Times New Roman" w:hAnsi="Times New Roman" w:cs="Times New Roman"/>
          <w:b w:val="0"/>
          <w:bCs w:val="0"/>
          <w:sz w:val="22"/>
          <w:szCs w:val="22"/>
        </w:rPr>
        <w:t xml:space="preserve">                   </w:t>
      </w:r>
      <w:r w:rsidR="00192CB3">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5.7 Results and Findings…………………………………………………………...35-38</w:t>
      </w:r>
    </w:p>
    <w:p w:rsidR="00D723D1" w:rsidRDefault="00F0667F" w:rsidP="00656096">
      <w:pPr>
        <w:pStyle w:val="Heading1"/>
        <w:keepNext w:val="0"/>
        <w:keepLines w:val="0"/>
        <w:ind w:left="720"/>
        <w:jc w:val="center"/>
        <w:rPr>
          <w:rFonts w:ascii="Times New Roman" w:eastAsia="Times New Roman" w:hAnsi="Times New Roman" w:cs="Times New Roman"/>
          <w:sz w:val="24"/>
          <w:szCs w:val="24"/>
        </w:rPr>
      </w:pPr>
      <w:bookmarkStart w:id="59" w:name="_heading=h.b0nt14da6p1a" w:colFirst="0" w:colLast="0"/>
      <w:bookmarkEnd w:id="59"/>
      <w:r>
        <w:rPr>
          <w:rFonts w:ascii="Times New Roman" w:eastAsia="Times New Roman" w:hAnsi="Times New Roman" w:cs="Times New Roman"/>
          <w:sz w:val="24"/>
          <w:szCs w:val="24"/>
        </w:rPr>
        <w:t>Chapter 6: Conclusion and Future Scope………………………………………....39-40</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60" w:name="_heading=h.3s80n9jxtoq6" w:colFirst="0" w:colLast="0"/>
      <w:bookmarkEnd w:id="60"/>
      <w:r>
        <w:rPr>
          <w:rFonts w:ascii="Times New Roman" w:eastAsia="Times New Roman" w:hAnsi="Times New Roman" w:cs="Times New Roman"/>
          <w:b w:val="0"/>
          <w:bCs w:val="0"/>
          <w:sz w:val="22"/>
          <w:szCs w:val="22"/>
        </w:rPr>
        <w:t>6.1 Conclusion……………………………………………………………………..39</w:t>
      </w:r>
    </w:p>
    <w:p w:rsidR="00D723D1" w:rsidRDefault="00F0667F" w:rsidP="00656096">
      <w:pPr>
        <w:pStyle w:val="Heading3"/>
        <w:keepNext w:val="0"/>
        <w:keepLines w:val="0"/>
        <w:ind w:firstLine="1"/>
        <w:jc w:val="center"/>
        <w:rPr>
          <w:rFonts w:ascii="Times New Roman" w:eastAsia="Times New Roman" w:hAnsi="Times New Roman" w:cs="Times New Roman"/>
          <w:b w:val="0"/>
          <w:bCs w:val="0"/>
          <w:sz w:val="22"/>
          <w:szCs w:val="22"/>
        </w:rPr>
      </w:pPr>
      <w:bookmarkStart w:id="61" w:name="_heading=h.fbf85yx1o5kj" w:colFirst="0" w:colLast="0"/>
      <w:bookmarkEnd w:id="61"/>
      <w:r>
        <w:rPr>
          <w:rFonts w:ascii="Times New Roman" w:eastAsia="Times New Roman" w:hAnsi="Times New Roman" w:cs="Times New Roman"/>
          <w:b w:val="0"/>
          <w:bCs w:val="0"/>
          <w:sz w:val="22"/>
          <w:szCs w:val="22"/>
        </w:rPr>
        <w:t>6.2 Future Scope…………………………………………………………………...40</w:t>
      </w:r>
    </w:p>
    <w:p w:rsidR="00D723D1" w:rsidRDefault="0079180A" w:rsidP="00656096">
      <w:pPr>
        <w:pStyle w:val="Heading1"/>
        <w:keepNext w:val="0"/>
        <w:keepLines w:val="0"/>
        <w:ind w:firstLine="1"/>
        <w:jc w:val="center"/>
        <w:rPr>
          <w:rFonts w:ascii="Times New Roman" w:eastAsia="Times New Roman" w:hAnsi="Times New Roman" w:cs="Times New Roman"/>
          <w:b w:val="0"/>
          <w:bCs w:val="0"/>
          <w:sz w:val="22"/>
          <w:szCs w:val="22"/>
        </w:rPr>
      </w:pPr>
      <w:bookmarkStart w:id="62" w:name="_heading=h.bjxr9b5vv1ot" w:colFirst="0" w:colLast="0"/>
      <w:bookmarkEnd w:id="62"/>
      <w:r>
        <w:rPr>
          <w:rFonts w:ascii="Times New Roman" w:eastAsia="Times New Roman" w:hAnsi="Times New Roman" w:cs="Times New Roman"/>
          <w:b w:val="0"/>
          <w:bCs w:val="0"/>
          <w:sz w:val="22"/>
          <w:szCs w:val="22"/>
        </w:rPr>
        <w:t xml:space="preserve">      </w:t>
      </w:r>
      <w:r w:rsidR="00F0667F">
        <w:rPr>
          <w:rFonts w:ascii="Times New Roman" w:eastAsia="Times New Roman" w:hAnsi="Times New Roman" w:cs="Times New Roman"/>
          <w:b w:val="0"/>
          <w:bCs w:val="0"/>
          <w:sz w:val="22"/>
          <w:szCs w:val="22"/>
        </w:rPr>
        <w:t>References…………………………………………………………………………..41-42</w:t>
      </w:r>
    </w:p>
    <w:p w:rsidR="00D723D1" w:rsidRDefault="00D723D1">
      <w:pPr>
        <w:ind w:firstLine="1"/>
        <w:jc w:val="both"/>
        <w:rPr>
          <w:rFonts w:ascii="Times New Roman" w:eastAsia="Times New Roman" w:hAnsi="Times New Roman" w:cs="Times New Roman"/>
        </w:rPr>
      </w:pPr>
    </w:p>
    <w:p w:rsidR="00D723D1" w:rsidRDefault="00F0667F">
      <w:pPr>
        <w:ind w:firstLine="1"/>
        <w:jc w:val="both"/>
        <w:rPr>
          <w:rFonts w:ascii="Times New Roman" w:eastAsia="Times New Roman" w:hAnsi="Times New Roman" w:cs="Times New Roman"/>
        </w:rPr>
      </w:pPr>
      <w:r>
        <w:rPr>
          <w:rFonts w:ascii="Times New Roman" w:eastAsia="Times New Roman" w:hAnsi="Times New Roman" w:cs="Times New Roman"/>
        </w:rPr>
        <w:t xml:space="preserve"> </w:t>
      </w: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both"/>
        <w:rPr>
          <w:rFonts w:ascii="Times New Roman" w:eastAsia="Times New Roman" w:hAnsi="Times New Roman" w:cs="Times New Roman"/>
        </w:rPr>
      </w:pPr>
    </w:p>
    <w:p w:rsidR="00D723D1" w:rsidRDefault="00D723D1">
      <w:pPr>
        <w:ind w:firstLine="1"/>
        <w:jc w:val="center"/>
        <w:rPr>
          <w:rFonts w:ascii="Times New Roman" w:eastAsia="Times New Roman" w:hAnsi="Times New Roman" w:cs="Times New Roman"/>
        </w:rPr>
      </w:pPr>
    </w:p>
    <w:p w:rsidR="00D723D1" w:rsidRDefault="00D723D1">
      <w:pPr>
        <w:ind w:firstLine="1"/>
        <w:jc w:val="center"/>
        <w:rPr>
          <w:rFonts w:ascii="Times New Roman" w:eastAsia="Times New Roman" w:hAnsi="Times New Roman" w:cs="Times New Roman"/>
        </w:rPr>
      </w:pPr>
    </w:p>
    <w:p w:rsidR="00D723D1" w:rsidRDefault="00F0667F">
      <w:pPr>
        <w:ind w:firstLine="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FIGURES</w:t>
      </w:r>
    </w:p>
    <w:p w:rsidR="00D723D1" w:rsidRDefault="00D723D1">
      <w:pPr>
        <w:ind w:firstLine="1"/>
        <w:jc w:val="center"/>
        <w:rPr>
          <w:rFonts w:ascii="Times New Roman" w:eastAsia="Times New Roman" w:hAnsi="Times New Roman" w:cs="Times New Roman"/>
        </w:rPr>
      </w:pPr>
    </w:p>
    <w:tbl>
      <w:tblPr>
        <w:tblStyle w:val="a"/>
        <w:tblW w:w="10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6720"/>
        <w:gridCol w:w="2460"/>
      </w:tblGrid>
      <w:tr w:rsidR="00D723D1">
        <w:trPr>
          <w:trHeight w:val="51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b/>
                <w:bCs/>
              </w:rPr>
              <w:t>Figure No.</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b/>
                <w:bCs/>
              </w:rPr>
              <w:t>Figure Title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b/>
                <w:bCs/>
              </w:rPr>
              <w:t>Page No.</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2.1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Recruitment Dashboard Analysis</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14</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3.1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Recruitment Data Overview Dashboard</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17</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3.2</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Recruitment Data Mapping Interface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18</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4.1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Recruitment Dataset in Excel</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22</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4.2</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Data Cleaning and Transformation</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24</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4.3</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Dashboard Visualization Report</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25</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4.4</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Hiring Trend Analysis Chart</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29</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5.1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HR KPI Dashboard</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30</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5.2</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Recruitment Performance Dashboard</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36</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5.3</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Recruitment Analytics Dashboard</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37</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6.1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HR Analytics Interface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43</w:t>
            </w:r>
          </w:p>
        </w:tc>
      </w:tr>
      <w:tr w:rsidR="00D723D1">
        <w:trPr>
          <w:trHeight w:val="5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Figure 6.2</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Mobile Recruitment Dashboard</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48</w:t>
            </w:r>
          </w:p>
        </w:tc>
      </w:tr>
    </w:tbl>
    <w:p w:rsidR="00D723D1" w:rsidRDefault="00F0667F">
      <w:pPr>
        <w:pStyle w:val="Heading1"/>
        <w:keepNext w:val="0"/>
        <w:keepLines w:val="0"/>
        <w:spacing w:line="360" w:lineRule="auto"/>
        <w:jc w:val="center"/>
        <w:rPr>
          <w:rFonts w:ascii="Times New Roman" w:eastAsia="Times New Roman" w:hAnsi="Times New Roman" w:cs="Times New Roman"/>
          <w:sz w:val="28"/>
          <w:szCs w:val="28"/>
        </w:rPr>
      </w:pPr>
      <w:bookmarkStart w:id="63" w:name="_heading=h.s4e4n81zrjje" w:colFirst="0" w:colLast="0"/>
      <w:bookmarkEnd w:id="63"/>
      <w:r>
        <w:rPr>
          <w:rFonts w:ascii="Times New Roman" w:eastAsia="Times New Roman" w:hAnsi="Times New Roman" w:cs="Times New Roman"/>
          <w:sz w:val="28"/>
          <w:szCs w:val="28"/>
        </w:rPr>
        <w:t>LIST OF TABLES</w:t>
      </w:r>
    </w:p>
    <w:tbl>
      <w:tblPr>
        <w:tblStyle w:val="a0"/>
        <w:tblW w:w="10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6720"/>
        <w:gridCol w:w="2415"/>
      </w:tblGrid>
      <w:tr w:rsidR="00D723D1">
        <w:trPr>
          <w:trHeight w:val="515"/>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b/>
                <w:bCs/>
              </w:rPr>
              <w:t>Table No.</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b/>
                <w:bCs/>
              </w:rPr>
              <w:t>Table Title</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b/>
                <w:bCs/>
              </w:rPr>
              <w:t>Page No.</w:t>
            </w:r>
          </w:p>
        </w:tc>
      </w:tr>
      <w:tr w:rsidR="00D723D1">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Table 4.1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Software and Hardware Requirements</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24</w:t>
            </w:r>
          </w:p>
        </w:tc>
      </w:tr>
      <w:tr w:rsidR="00D723D1">
        <w:trPr>
          <w:trHeight w:val="50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Table 6.1</w:t>
            </w:r>
          </w:p>
        </w:tc>
        <w:tc>
          <w:tcPr>
            <w:tcW w:w="6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rsidP="0079180A">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Advantages of Recruitment Dashboard Analysis</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360" w:lineRule="auto"/>
              <w:ind w:firstLine="1"/>
              <w:jc w:val="center"/>
              <w:rPr>
                <w:rFonts w:ascii="Times New Roman" w:eastAsia="Times New Roman" w:hAnsi="Times New Roman" w:cs="Times New Roman"/>
              </w:rPr>
            </w:pPr>
            <w:r>
              <w:rPr>
                <w:rFonts w:ascii="Times New Roman" w:eastAsia="Times New Roman" w:hAnsi="Times New Roman" w:cs="Times New Roman"/>
              </w:rPr>
              <w:t>43</w:t>
            </w:r>
          </w:p>
        </w:tc>
      </w:tr>
    </w:tbl>
    <w:p w:rsidR="00D723D1" w:rsidRDefault="00D723D1">
      <w:pPr>
        <w:spacing w:line="360" w:lineRule="auto"/>
        <w:ind w:firstLine="1"/>
        <w:jc w:val="both"/>
        <w:rPr>
          <w:rFonts w:ascii="Times New Roman" w:eastAsia="Times New Roman" w:hAnsi="Times New Roman" w:cs="Times New Roman"/>
        </w:rPr>
        <w:sectPr w:rsidR="00D723D1">
          <w:pgSz w:w="11904" w:h="16838"/>
          <w:pgMar w:top="1440" w:right="720" w:bottom="712" w:left="720" w:header="708" w:footer="0" w:gutter="0"/>
          <w:cols w:space="720" w:equalWidth="0">
            <w:col w:w="10465" w:space="0"/>
          </w:cols>
        </w:sectPr>
      </w:pPr>
    </w:p>
    <w:p w:rsidR="00D723D1" w:rsidRDefault="00F0667F">
      <w:pPr>
        <w:spacing w:line="278" w:lineRule="auto"/>
        <w:ind w:left="-566"/>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CERTIFICATION OF INDUSTRIAL TRAINING</w:t>
      </w:r>
    </w:p>
    <w:p w:rsidR="00D723D1" w:rsidRDefault="00D723D1">
      <w:pPr>
        <w:spacing w:line="278" w:lineRule="auto"/>
        <w:jc w:val="both"/>
        <w:rPr>
          <w:rFonts w:ascii="Times New Roman" w:eastAsia="Times New Roman" w:hAnsi="Times New Roman" w:cs="Times New Roman"/>
          <w:b/>
          <w:bCs/>
          <w:sz w:val="26"/>
          <w:szCs w:val="26"/>
        </w:rPr>
      </w:pPr>
    </w:p>
    <w:p w:rsidR="00D723D1" w:rsidRDefault="00F0667F">
      <w:pPr>
        <w:spacing w:line="278" w:lineRule="auto"/>
        <w:ind w:left="-1133"/>
        <w:jc w:val="both"/>
        <w:rPr>
          <w:rFonts w:ascii="Times New Roman" w:eastAsia="Times New Roman" w:hAnsi="Times New Roman" w:cs="Times New Roman"/>
          <w:b/>
          <w:bCs/>
          <w:sz w:val="28"/>
          <w:szCs w:val="28"/>
        </w:rPr>
        <w:sectPr w:rsidR="00D723D1">
          <w:pgSz w:w="11904" w:h="16838"/>
          <w:pgMar w:top="1440" w:right="2880" w:bottom="712" w:left="2880" w:header="708" w:footer="0" w:gutter="0"/>
          <w:cols w:space="720" w:equalWidth="0">
            <w:col w:w="6145" w:space="0"/>
          </w:cols>
        </w:sectPr>
      </w:pPr>
      <w:r>
        <w:rPr>
          <w:rFonts w:ascii="Times New Roman" w:eastAsia="Times New Roman" w:hAnsi="Times New Roman" w:cs="Times New Roman"/>
          <w:b/>
          <w:bCs/>
          <w:noProof/>
          <w:sz w:val="28"/>
          <w:szCs w:val="28"/>
          <w:lang w:val="en-US" w:eastAsia="en-US" w:bidi="ar-SA"/>
        </w:rPr>
        <w:drawing>
          <wp:inline distT="114300" distB="114300" distL="114300" distR="114300">
            <wp:extent cx="5532113" cy="8421353"/>
            <wp:effectExtent l="0" t="0" r="0" b="0"/>
            <wp:docPr id="4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532113" cy="8421353"/>
                    </a:xfrm>
                    <a:prstGeom prst="rect">
                      <a:avLst/>
                    </a:prstGeom>
                    <a:ln/>
                  </pic:spPr>
                </pic:pic>
              </a:graphicData>
            </a:graphic>
          </wp:inline>
        </w:drawing>
      </w:r>
    </w:p>
    <w:p w:rsidR="00D723D1" w:rsidRDefault="00F0667F">
      <w:pPr>
        <w:spacing w:before="221" w:line="221" w:lineRule="auto"/>
        <w:jc w:val="both"/>
        <w:rPr>
          <w:rFonts w:ascii="Times New Roman" w:eastAsia="Times New Roman" w:hAnsi="Times New Roman" w:cs="Times New Roman"/>
          <w:color w:val="000000"/>
        </w:rPr>
        <w:sectPr w:rsidR="00D723D1">
          <w:type w:val="continuous"/>
          <w:pgSz w:w="11904" w:h="16838"/>
          <w:pgMar w:top="1440" w:right="2880" w:bottom="712" w:left="2880" w:header="708" w:footer="0" w:gutter="0"/>
          <w:cols w:space="720" w:equalWidth="0">
            <w:col w:w="6145" w:space="0"/>
          </w:cols>
        </w:sectPr>
      </w:pPr>
      <w:proofErr w:type="gramStart"/>
      <w:r>
        <w:rPr>
          <w:rFonts w:ascii="Times New Roman" w:eastAsia="Times New Roman" w:hAnsi="Times New Roman" w:cs="Times New Roman"/>
          <w:color w:val="000000"/>
        </w:rPr>
        <w:t>vii</w:t>
      </w:r>
      <w:proofErr w:type="gramEnd"/>
    </w:p>
    <w:p w:rsidR="00D723D1" w:rsidRDefault="00F0667F">
      <w:pPr>
        <w:spacing w:line="288" w:lineRule="auto"/>
        <w:ind w:left="-1180"/>
        <w:jc w:val="both"/>
        <w:rPr>
          <w:rFonts w:ascii="Times New Roman" w:eastAsia="Times New Roman" w:hAnsi="Times New Roman" w:cs="Times New Roman"/>
          <w:b/>
          <w:bCs/>
          <w:color w:val="000000"/>
          <w:sz w:val="28"/>
          <w:szCs w:val="28"/>
        </w:rPr>
      </w:pPr>
      <w:bookmarkStart w:id="64" w:name="bookmark=id.tx1zlqkg8n5q" w:colFirst="0" w:colLast="0"/>
      <w:bookmarkEnd w:id="64"/>
      <w:del w:id="65" w:author="GAUTAM" w:date="2026-06-04T23:41:00Z">
        <w:r w:rsidDel="00F17094">
          <w:rPr>
            <w:noProof/>
            <w:lang w:val="en-US" w:eastAsia="en-US" w:bidi="ar-SA"/>
          </w:rPr>
          <mc:AlternateContent>
            <mc:Choice Requires="wps">
              <w:drawing>
                <wp:anchor distT="0" distB="0" distL="114300" distR="114300" simplePos="0" relativeHeight="251670528" behindDoc="0" locked="0" layoutInCell="1" hidden="0" allowOverlap="1">
                  <wp:simplePos x="0" y="0"/>
                  <wp:positionH relativeFrom="column">
                    <wp:posOffset>-49465</wp:posOffset>
                  </wp:positionH>
                  <wp:positionV relativeFrom="paragraph">
                    <wp:posOffset>-627061</wp:posOffset>
                  </wp:positionV>
                  <wp:extent cx="6974967" cy="41021"/>
                  <wp:effectExtent l="0" t="0" r="0" b="0"/>
                  <wp:wrapNone/>
                  <wp:docPr id="19" name="Freeform 19"/>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98F07B0" id="Freeform 19" o:spid="_x0000_s1026" style="position:absolute;margin-left:-3.9pt;margin-top:-49.35pt;width:549.2pt;height:3.2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" path="m,15748r6965442,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71552"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4" name="Freeform 4"/>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FE32AC1" id="Freeform 4" o:spid="_x0000_s1026" style="position:absolute;margin-left:-4.35pt;margin-top:-49.35pt;width:3.25pt;height:795.9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72576"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11" name="Freeform 11"/>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A60AA45" id="Freeform 11" o:spid="_x0000_s1026" style="position:absolute;margin-left:542.55pt;margin-top:-49.35pt;width:3.25pt;height:795.95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73600"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27" name="Freeform 27"/>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C2DAF66" id="Freeform 27" o:spid="_x0000_s1026" style="position:absolute;margin-left:-3.9pt;margin-top:744.65pt;width:549.2pt;height:3.2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" path="m,12598r6965442,e" filled="f">
                  <v:stroke startarrowwidth="narrow" startarrowlength="short" endarrowwidth="narrow" endarrowlength="short" miterlimit="52f" joinstyle="miter"/>
                  <v:path arrowok="t" o:extrusionok="f"/>
                </v:shape>
              </w:pict>
            </mc:Fallback>
          </mc:AlternateContent>
        </w:r>
      </w:del>
    </w:p>
    <w:p w:rsidR="00D723D1" w:rsidRDefault="00F0667F">
      <w:pPr>
        <w:spacing w:line="278" w:lineRule="auto"/>
        <w:ind w:left="-20" w:firstLine="1"/>
        <w:jc w:val="center"/>
        <w:rPr>
          <w:rFonts w:ascii="Times New Roman" w:eastAsia="Times New Roman" w:hAnsi="Times New Roman" w:cs="Times New Roman"/>
          <w:b/>
          <w:bCs/>
          <w:color w:val="000000"/>
          <w:sz w:val="28"/>
          <w:szCs w:val="28"/>
        </w:rPr>
        <w:sectPr w:rsidR="00D723D1">
          <w:pgSz w:w="11904" w:h="16838"/>
          <w:pgMar w:top="1440" w:right="720" w:bottom="694" w:left="720" w:header="708" w:footer="0" w:gutter="0"/>
          <w:cols w:space="720" w:equalWidth="0">
            <w:col w:w="10465" w:space="0"/>
          </w:cols>
        </w:sectPr>
      </w:pPr>
      <w:r>
        <w:rPr>
          <w:rFonts w:ascii="Times New Roman" w:eastAsia="Times New Roman" w:hAnsi="Times New Roman" w:cs="Times New Roman"/>
          <w:b/>
          <w:bCs/>
          <w:color w:val="000000"/>
          <w:sz w:val="28"/>
          <w:szCs w:val="28"/>
        </w:rPr>
        <w:t>Chapter 1</w:t>
      </w:r>
    </w:p>
    <w:p w:rsidR="00D723D1" w:rsidRDefault="00D723D1">
      <w:pPr>
        <w:spacing w:line="169" w:lineRule="auto"/>
        <w:ind w:left="792"/>
        <w:jc w:val="both"/>
        <w:rPr>
          <w:rFonts w:ascii="Times New Roman" w:eastAsia="Times New Roman" w:hAnsi="Times New Roman" w:cs="Times New Roman"/>
          <w:b/>
          <w:bCs/>
          <w:color w:val="000000"/>
          <w:sz w:val="16"/>
          <w:szCs w:val="16"/>
        </w:rPr>
      </w:pPr>
    </w:p>
    <w:p w:rsidR="00D723D1" w:rsidRDefault="00F0667F">
      <w:pPr>
        <w:spacing w:before="278" w:line="278" w:lineRule="auto"/>
        <w:ind w:left="7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Profile of Institute</w:t>
      </w:r>
    </w:p>
    <w:p w:rsidR="00D723D1" w:rsidRPr="00545B0A" w:rsidRDefault="00F0667F" w:rsidP="00545B0A">
      <w:pPr>
        <w:tabs>
          <w:tab w:val="left" w:pos="1142"/>
        </w:tabs>
        <w:spacing w:before="394"/>
        <w:ind w:left="720"/>
        <w:jc w:val="both"/>
        <w:rPr>
          <w:rFonts w:ascii="Times New Roman" w:eastAsia="Times New Roman" w:hAnsi="Times New Roman" w:cs="Times New Roman"/>
          <w:b/>
          <w:bCs/>
          <w:color w:val="000000"/>
          <w:sz w:val="24"/>
          <w:szCs w:val="24"/>
          <w:rPrChange w:id="66" w:author="GAUTAM" w:date="2026-06-04T21:40:00Z">
            <w:rPr>
              <w:rFonts w:ascii="Times New Roman" w:eastAsia="Times New Roman" w:hAnsi="Times New Roman" w:cs="Times New Roman"/>
              <w:bCs/>
              <w:color w:val="000000"/>
              <w:sz w:val="24"/>
              <w:szCs w:val="24"/>
            </w:rPr>
          </w:rPrChange>
        </w:rPr>
      </w:pPr>
      <w:r w:rsidRPr="00545B0A">
        <w:rPr>
          <w:rFonts w:ascii="Times New Roman" w:eastAsia="Times New Roman" w:hAnsi="Times New Roman" w:cs="Times New Roman"/>
          <w:b/>
          <w:bCs/>
          <w:color w:val="000000"/>
          <w:sz w:val="24"/>
          <w:szCs w:val="24"/>
          <w:rPrChange w:id="67" w:author="GAUTAM" w:date="2026-06-04T21:40:00Z">
            <w:rPr>
              <w:rFonts w:ascii="Times New Roman" w:eastAsia="Times New Roman" w:hAnsi="Times New Roman" w:cs="Times New Roman"/>
              <w:bCs/>
              <w:color w:val="000000"/>
              <w:sz w:val="24"/>
              <w:szCs w:val="24"/>
            </w:rPr>
          </w:rPrChange>
        </w:rPr>
        <w:t>1.1</w:t>
      </w:r>
      <w:r w:rsidRPr="00545B0A">
        <w:rPr>
          <w:rFonts w:ascii="Times New Roman" w:eastAsia="Times New Roman" w:hAnsi="Times New Roman" w:cs="Times New Roman"/>
          <w:b/>
          <w:bCs/>
          <w:color w:val="000000"/>
          <w:sz w:val="24"/>
          <w:szCs w:val="24"/>
          <w:rPrChange w:id="68" w:author="GAUTAM" w:date="2026-06-04T21:40:00Z">
            <w:rPr>
              <w:rFonts w:ascii="Times New Roman" w:eastAsia="Times New Roman" w:hAnsi="Times New Roman" w:cs="Times New Roman"/>
              <w:bCs/>
              <w:color w:val="000000"/>
              <w:sz w:val="24"/>
              <w:szCs w:val="24"/>
            </w:rPr>
          </w:rPrChange>
        </w:rPr>
        <w:tab/>
        <w:t>Introduction to Future Finder</w:t>
      </w:r>
    </w:p>
    <w:p w:rsidR="00D723D1" w:rsidRDefault="00F0667F" w:rsidP="00545B0A">
      <w:pPr>
        <w:spacing w:before="105" w:line="380" w:lineRule="auto"/>
        <w:ind w:left="1440" w:right="6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Future Finder is a professionally managed IT training and career development institute located in Mohali, Chandigarh. Established with a clear mission to bridge the gap between academic education and industry-ready skills, Future Finder has emerged as a trusted name in the technology training landscape of the </w:t>
      </w:r>
      <w:proofErr w:type="spellStart"/>
      <w:r>
        <w:rPr>
          <w:rFonts w:ascii="Times New Roman" w:eastAsia="Times New Roman" w:hAnsi="Times New Roman" w:cs="Times New Roman"/>
          <w:color w:val="000000"/>
        </w:rPr>
        <w:t>Tricity</w:t>
      </w:r>
      <w:proofErr w:type="spellEnd"/>
      <w:r>
        <w:rPr>
          <w:rFonts w:ascii="Times New Roman" w:eastAsia="Times New Roman" w:hAnsi="Times New Roman" w:cs="Times New Roman"/>
          <w:color w:val="000000"/>
        </w:rPr>
        <w:t xml:space="preserve"> region (Chandigarh, Mohali, and Panchkula). The institute specialises in providing practical, project-based training in domains such as Artificial Intelligence, Machine Learning, Python programming, Web Development, and Data Science. It caters to engineering students, graduates</w:t>
      </w:r>
      <w:proofErr w:type="gramStart"/>
      <w:r>
        <w:rPr>
          <w:rFonts w:ascii="Times New Roman" w:eastAsia="Times New Roman" w:hAnsi="Times New Roman" w:cs="Times New Roman"/>
          <w:color w:val="000000"/>
        </w:rPr>
        <w:t>,  and</w:t>
      </w:r>
      <w:proofErr w:type="gramEnd"/>
      <w:r>
        <w:rPr>
          <w:rFonts w:ascii="Times New Roman" w:eastAsia="Times New Roman" w:hAnsi="Times New Roman" w:cs="Times New Roman"/>
          <w:color w:val="000000"/>
        </w:rPr>
        <w:t xml:space="preserve">  working  professionals  seeking  to  upgrade their technical  competencies  and enhance their employability in the competitive IT sector.</w:t>
      </w:r>
    </w:p>
    <w:p w:rsidR="00D723D1" w:rsidRDefault="00F0667F" w:rsidP="00545B0A">
      <w:pPr>
        <w:spacing w:before="121" w:line="380" w:lineRule="auto"/>
        <w:ind w:left="720" w:right="60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Future Finder </w:t>
      </w:r>
      <w:proofErr w:type="gramStart"/>
      <w:r>
        <w:rPr>
          <w:rFonts w:ascii="Times New Roman" w:eastAsia="Times New Roman" w:hAnsi="Times New Roman" w:cs="Times New Roman"/>
          <w:color w:val="000000"/>
        </w:rPr>
        <w:t>has  successfully</w:t>
      </w:r>
      <w:proofErr w:type="gramEnd"/>
      <w:r>
        <w:rPr>
          <w:rFonts w:ascii="Times New Roman" w:eastAsia="Times New Roman" w:hAnsi="Times New Roman" w:cs="Times New Roman"/>
          <w:color w:val="000000"/>
        </w:rPr>
        <w:t xml:space="preserve">  mentored  hundreds of students  from leading  engineering  institutions across Punjab and Haryana, including partnerships with universities affiliated to Punjab Technical University (PTU) and Chandigarh University. The institute follows a hands-on, industry-aligned training  methodology  where  each  student is  assigned  a  real-world  project  from the  outset, ensuring that theoretical concepts are immediately reinforced through practical implementation.</w:t>
      </w:r>
    </w:p>
    <w:p w:rsidR="00D723D1" w:rsidRDefault="00D723D1">
      <w:pPr>
        <w:ind w:left="720"/>
        <w:jc w:val="both"/>
        <w:rPr>
          <w:rFonts w:ascii="Times New Roman" w:eastAsia="Times New Roman" w:hAnsi="Times New Roman" w:cs="Times New Roman"/>
          <w:b/>
          <w:bCs/>
          <w:color w:val="000000"/>
          <w:sz w:val="24"/>
          <w:szCs w:val="24"/>
        </w:rPr>
      </w:pPr>
    </w:p>
    <w:p w:rsidR="00D723D1" w:rsidRDefault="00D723D1">
      <w:pPr>
        <w:spacing w:line="384" w:lineRule="auto"/>
        <w:ind w:left="720"/>
        <w:jc w:val="both"/>
        <w:rPr>
          <w:rFonts w:ascii="Times New Roman" w:eastAsia="Times New Roman" w:hAnsi="Times New Roman" w:cs="Times New Roman"/>
          <w:b/>
          <w:bCs/>
          <w:color w:val="000000"/>
          <w:sz w:val="24"/>
          <w:szCs w:val="24"/>
        </w:rPr>
      </w:pPr>
    </w:p>
    <w:p w:rsidR="00D723D1" w:rsidRDefault="00F0667F">
      <w:pPr>
        <w:spacing w:before="7" w:line="510" w:lineRule="auto"/>
        <w:ind w:left="720" w:right="724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 Vision and Mission </w:t>
      </w:r>
      <w:r>
        <w:rPr>
          <w:rFonts w:ascii="Times New Roman" w:eastAsia="Times New Roman" w:hAnsi="Times New Roman" w:cs="Times New Roman"/>
          <w:b/>
          <w:bCs/>
          <w:color w:val="000000"/>
        </w:rPr>
        <w:t>1.2.1 Vision</w:t>
      </w:r>
    </w:p>
    <w:p w:rsidR="00D723D1" w:rsidRDefault="00F0667F">
      <w:pPr>
        <w:spacing w:before="81" w:line="380" w:lineRule="auto"/>
        <w:ind w:left="720" w:right="601"/>
        <w:jc w:val="both"/>
        <w:rPr>
          <w:rFonts w:ascii="Times New Roman" w:eastAsia="Times New Roman" w:hAnsi="Times New Roman" w:cs="Times New Roman"/>
          <w:color w:val="000000"/>
        </w:rPr>
      </w:pPr>
      <w:r>
        <w:rPr>
          <w:rFonts w:ascii="Times New Roman" w:eastAsia="Times New Roman" w:hAnsi="Times New Roman" w:cs="Times New Roman"/>
          <w:color w:val="000000"/>
        </w:rPr>
        <w:t>To be the most impactful technology training institute in North India, producing industry-ready professionals who can confidently contribute to the rapidly evolving global IT ecosystem.</w:t>
      </w:r>
    </w:p>
    <w:p w:rsidR="00D723D1" w:rsidRDefault="00F0667F">
      <w:pPr>
        <w:tabs>
          <w:tab w:val="left" w:pos="1276"/>
        </w:tabs>
        <w:spacing w:before="322" w:line="221"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1.2.2</w:t>
      </w:r>
      <w:r>
        <w:rPr>
          <w:rFonts w:ascii="Times New Roman" w:eastAsia="Times New Roman" w:hAnsi="Times New Roman" w:cs="Times New Roman"/>
          <w:b/>
          <w:bCs/>
          <w:color w:val="000000"/>
        </w:rPr>
        <w:tab/>
        <w:t>Mission</w:t>
      </w:r>
    </w:p>
    <w:p w:rsidR="00D723D1" w:rsidRDefault="00F0667F">
      <w:pPr>
        <w:spacing w:before="75" w:line="380" w:lineRule="auto"/>
        <w:ind w:left="720" w:right="602"/>
        <w:jc w:val="both"/>
        <w:rPr>
          <w:rFonts w:ascii="Times New Roman" w:eastAsia="Times New Roman" w:hAnsi="Times New Roman" w:cs="Times New Roman"/>
          <w:color w:val="000000"/>
        </w:rPr>
      </w:pPr>
      <w:r>
        <w:rPr>
          <w:rFonts w:ascii="Times New Roman" w:eastAsia="Times New Roman" w:hAnsi="Times New Roman" w:cs="Times New Roman"/>
          <w:color w:val="000000"/>
        </w:rPr>
        <w:t>To empower students with hands-on technical skills, mentorship from industry practitioners, and exposure to real-world projects, enabling them to secure meaningful careers in technology and contribute positively to society through innovation.</w:t>
      </w: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spacing w:before="221" w:line="221" w:lineRule="auto"/>
        <w:ind w:left="-20" w:firstLine="1"/>
        <w:jc w:val="center"/>
        <w:rPr>
          <w:rFonts w:ascii="Times New Roman" w:eastAsia="Times New Roman" w:hAnsi="Times New Roman" w:cs="Times New Roman"/>
          <w:color w:val="000000"/>
        </w:rPr>
        <w:sectPr w:rsidR="00D723D1">
          <w:type w:val="continuous"/>
          <w:pgSz w:w="11904" w:h="16838"/>
          <w:pgMar w:top="1440" w:right="720" w:bottom="694" w:left="720" w:header="708" w:footer="0" w:gutter="0"/>
          <w:cols w:space="720" w:equalWidth="0">
            <w:col w:w="10465" w:space="0"/>
          </w:cols>
        </w:sectPr>
      </w:pPr>
    </w:p>
    <w:p w:rsidR="00D723D1" w:rsidRDefault="00F0667F" w:rsidP="005A3B3C">
      <w:pPr>
        <w:jc w:val="both"/>
        <w:rPr>
          <w:rFonts w:ascii="Times New Roman" w:eastAsia="Times New Roman" w:hAnsi="Times New Roman" w:cs="Times New Roman"/>
          <w:b/>
          <w:bCs/>
          <w:color w:val="000000"/>
          <w:sz w:val="24"/>
          <w:szCs w:val="24"/>
        </w:rPr>
      </w:pPr>
      <w:bookmarkStart w:id="69" w:name="bookmark=id.ykjya8evv2fg" w:colFirst="0" w:colLast="0"/>
      <w:bookmarkEnd w:id="69"/>
      <w:del w:id="70" w:author="GAUTAM" w:date="2026-06-04T23:38:00Z">
        <w:r w:rsidDel="00F17094">
          <w:rPr>
            <w:noProof/>
            <w:lang w:val="en-US" w:eastAsia="en-US" w:bidi="ar-SA"/>
          </w:rPr>
          <mc:AlternateContent>
            <mc:Choice Requires="wps">
              <w:drawing>
                <wp:anchor distT="0" distB="0" distL="114300" distR="114300" simplePos="0" relativeHeight="251674624" behindDoc="0" locked="0" layoutInCell="1" hidden="0" allowOverlap="1" wp14:anchorId="3BFBFF46" wp14:editId="4D7CE883">
                  <wp:simplePos x="0" y="0"/>
                  <wp:positionH relativeFrom="column">
                    <wp:posOffset>-49465</wp:posOffset>
                  </wp:positionH>
                  <wp:positionV relativeFrom="paragraph">
                    <wp:posOffset>-169861</wp:posOffset>
                  </wp:positionV>
                  <wp:extent cx="6974967" cy="41021"/>
                  <wp:effectExtent l="0" t="0" r="0" b="0"/>
                  <wp:wrapNone/>
                  <wp:docPr id="10" name="Freeform 10"/>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0895C0B" id="Freeform 10" o:spid="_x0000_s1026" style="position:absolute;margin-left:-3.9pt;margin-top:-13.35pt;width:549.2pt;height:3.2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75648" behindDoc="0" locked="0" layoutInCell="1" hidden="0" allowOverlap="1" wp14:anchorId="4BF0B963" wp14:editId="6D04F5F6">
                  <wp:simplePos x="0" y="0"/>
                  <wp:positionH relativeFrom="column">
                    <wp:posOffset>-55561</wp:posOffset>
                  </wp:positionH>
                  <wp:positionV relativeFrom="paragraph">
                    <wp:posOffset>-169861</wp:posOffset>
                  </wp:positionV>
                  <wp:extent cx="41021" cy="10108565"/>
                  <wp:effectExtent l="0" t="0" r="0" b="0"/>
                  <wp:wrapNone/>
                  <wp:docPr id="24" name="Freeform 24"/>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CAF05B5" id="Freeform 24" o:spid="_x0000_s1026" style="position:absolute;margin-left:-4.35pt;margin-top:-13.35pt;width:3.25pt;height:795.9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76672" behindDoc="0" locked="0" layoutInCell="1" hidden="0" allowOverlap="1" wp14:anchorId="725CC6E4" wp14:editId="6C4701A7">
                  <wp:simplePos x="0" y="0"/>
                  <wp:positionH relativeFrom="column">
                    <wp:posOffset>6890576</wp:posOffset>
                  </wp:positionH>
                  <wp:positionV relativeFrom="paragraph">
                    <wp:posOffset>-169861</wp:posOffset>
                  </wp:positionV>
                  <wp:extent cx="41021" cy="10108565"/>
                  <wp:effectExtent l="0" t="0" r="0" b="0"/>
                  <wp:wrapNone/>
                  <wp:docPr id="26" name="Freeform 26"/>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8D32C52" id="Freeform 26" o:spid="_x0000_s1026" style="position:absolute;margin-left:542.55pt;margin-top:-13.35pt;width:3.25pt;height:795.9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" path="m15748,10099040l15748,e" filled="f">
                  <v:stroke startarrowwidth="narrow" startarrowlength="short" endarrowwidth="narrow" endarrowlength="short" miterlimit="52f" joinstyle="miter"/>
                  <v:path arrowok="t" o:extrusionok="f"/>
                </v:shape>
              </w:pict>
            </mc:Fallback>
          </mc:AlternateContent>
        </w:r>
      </w:del>
      <w:r>
        <w:rPr>
          <w:noProof/>
          <w:lang w:val="en-US" w:eastAsia="en-US" w:bidi="ar-SA"/>
        </w:rPr>
        <mc:AlternateContent>
          <mc:Choice Requires="wps">
            <w:drawing>
              <wp:anchor distT="0" distB="0" distL="114300" distR="114300" simplePos="0" relativeHeight="251677696" behindDoc="0" locked="0" layoutInCell="1" hidden="0" allowOverlap="1" wp14:anchorId="7B174200" wp14:editId="464BEE37">
                <wp:simplePos x="0" y="0"/>
                <wp:positionH relativeFrom="column">
                  <wp:posOffset>-49465</wp:posOffset>
                </wp:positionH>
                <wp:positionV relativeFrom="paragraph">
                  <wp:posOffset>9913938</wp:posOffset>
                </wp:positionV>
                <wp:extent cx="6974967" cy="41021"/>
                <wp:effectExtent l="0" t="0" r="0" b="0"/>
                <wp:wrapNone/>
                <wp:docPr id="8" name="Freeform 8"/>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A26F720" id="Freeform 8" o:spid="_x0000_s1026" style="position:absolute;margin-left:-3.9pt;margin-top:780.65pt;width:549.2pt;height:3.2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" path="m,12598r6965442,e" filled="f">
                <v:stroke startarrowwidth="narrow" startarrowlength="short" endarrowwidth="narrow" endarrowlength="short" miterlimit="52f" joinstyle="miter"/>
                <v:path arrowok="t" o:extrusionok="f"/>
              </v:shape>
            </w:pict>
          </mc:Fallback>
        </mc:AlternateContent>
      </w:r>
    </w:p>
    <w:p w:rsidR="00D723D1" w:rsidRDefault="00F0667F">
      <w:pPr>
        <w:tabs>
          <w:tab w:val="left" w:pos="1142"/>
        </w:tabs>
        <w:spacing w:before="240"/>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w:t>
      </w:r>
      <w:r>
        <w:rPr>
          <w:rFonts w:ascii="Times New Roman" w:eastAsia="Times New Roman" w:hAnsi="Times New Roman" w:cs="Times New Roman"/>
          <w:b/>
          <w:bCs/>
          <w:color w:val="000000"/>
          <w:sz w:val="24"/>
          <w:szCs w:val="24"/>
        </w:rPr>
        <w:tab/>
        <w:t>Institute at a Glance</w:t>
      </w:r>
    </w:p>
    <w:p w:rsidR="00D723D1" w:rsidDel="00545B0A" w:rsidRDefault="00F0667F">
      <w:pPr>
        <w:spacing w:before="259" w:line="231" w:lineRule="auto"/>
        <w:ind w:firstLine="1"/>
        <w:jc w:val="both"/>
        <w:rPr>
          <w:del w:id="71" w:author="GAUTAM" w:date="2026-06-04T21:40:00Z"/>
          <w:rFonts w:ascii="Times New Roman" w:eastAsia="Times New Roman" w:hAnsi="Times New Roman" w:cs="Times New Roman"/>
          <w:color w:val="000000"/>
        </w:rPr>
        <w:sectPr w:rsidR="00D723D1" w:rsidDel="00545B0A">
          <w:pgSz w:w="11904" w:h="16838"/>
          <w:pgMar w:top="720" w:right="720" w:bottom="694" w:left="720" w:header="708" w:footer="0" w:gutter="0"/>
          <w:cols w:space="720" w:equalWidth="0">
            <w:col w:w="10465" w:space="0"/>
          </w:cols>
        </w:sectPr>
      </w:pPr>
      <w:del w:id="72" w:author="GAUTAM" w:date="2026-06-04T21:40:00Z">
        <w:r w:rsidDel="00545B0A">
          <w:rPr>
            <w:rFonts w:ascii="Times New Roman" w:eastAsia="Times New Roman" w:hAnsi="Times New Roman" w:cs="Times New Roman"/>
            <w:color w:val="000000"/>
          </w:rPr>
          <w:delText>Table 1:1 Future Finder–Institute at a Glance</w:delText>
        </w:r>
      </w:del>
    </w:p>
    <w:p w:rsidR="00D723D1" w:rsidRDefault="00D723D1">
      <w:pPr>
        <w:spacing w:line="244" w:lineRule="auto"/>
        <w:ind w:left="720"/>
        <w:jc w:val="both"/>
        <w:rPr>
          <w:rFonts w:ascii="Times New Roman" w:eastAsia="Times New Roman" w:hAnsi="Times New Roman" w:cs="Times New Roman"/>
          <w:b/>
          <w:bCs/>
          <w:color w:val="000000"/>
          <w:sz w:val="24"/>
          <w:szCs w:val="24"/>
        </w:rPr>
      </w:pPr>
    </w:p>
    <w:tbl>
      <w:tblPr>
        <w:tblStyle w:val="a1"/>
        <w:tblW w:w="9040" w:type="dxa"/>
        <w:tblInd w:w="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4520"/>
        <w:gridCol w:w="4520"/>
      </w:tblGrid>
      <w:tr w:rsidR="00D723D1">
        <w:trPr>
          <w:trHeight w:val="463"/>
        </w:trPr>
        <w:tc>
          <w:tcPr>
            <w:tcW w:w="4520" w:type="dxa"/>
            <w:tcBorders>
              <w:bottom w:val="single" w:sz="4" w:space="0" w:color="000000"/>
            </w:tcBorders>
            <w:shd w:val="clear" w:color="auto" w:fill="C8D8E8"/>
            <w:vAlign w:val="center"/>
          </w:tcPr>
          <w:p w:rsidR="00D723D1" w:rsidRDefault="00F0667F">
            <w:pPr>
              <w:spacing w:line="202" w:lineRule="auto"/>
              <w:ind w:firstLine="1"/>
              <w:jc w:val="center"/>
              <w:rPr>
                <w:rFonts w:ascii="Times New Roman" w:eastAsia="Times New Roman" w:hAnsi="Times New Roman" w:cs="Times New Roman"/>
                <w:b/>
                <w:bCs/>
                <w:color w:val="000000"/>
                <w:sz w:val="20"/>
                <w:szCs w:val="20"/>
              </w:rPr>
              <w:pPrChange w:id="73" w:author="GAUTAM" w:date="2026-06-04T21:40:00Z">
                <w:pPr>
                  <w:spacing w:line="202" w:lineRule="auto"/>
                  <w:ind w:firstLine="1"/>
                  <w:jc w:val="both"/>
                </w:pPr>
              </w:pPrChange>
            </w:pPr>
            <w:r>
              <w:rPr>
                <w:rFonts w:ascii="Times New Roman" w:eastAsia="Times New Roman" w:hAnsi="Times New Roman" w:cs="Times New Roman"/>
                <w:b/>
                <w:bCs/>
                <w:color w:val="000000"/>
                <w:sz w:val="20"/>
                <w:szCs w:val="20"/>
              </w:rPr>
              <w:t>Parameter</w:t>
            </w:r>
          </w:p>
        </w:tc>
        <w:tc>
          <w:tcPr>
            <w:tcW w:w="4520" w:type="dxa"/>
            <w:tcBorders>
              <w:bottom w:val="single" w:sz="4" w:space="0" w:color="000000"/>
            </w:tcBorders>
            <w:shd w:val="clear" w:color="auto" w:fill="C8D8E8"/>
            <w:vAlign w:val="center"/>
          </w:tcPr>
          <w:p w:rsidR="00D723D1" w:rsidRDefault="00F0667F">
            <w:pPr>
              <w:spacing w:line="202" w:lineRule="auto"/>
              <w:ind w:firstLine="1"/>
              <w:jc w:val="center"/>
              <w:rPr>
                <w:rFonts w:ascii="Times New Roman" w:eastAsia="Times New Roman" w:hAnsi="Times New Roman" w:cs="Times New Roman"/>
                <w:b/>
                <w:bCs/>
                <w:color w:val="000000"/>
                <w:sz w:val="20"/>
                <w:szCs w:val="20"/>
              </w:rPr>
              <w:pPrChange w:id="74" w:author="GAUTAM" w:date="2026-06-04T21:40:00Z">
                <w:pPr>
                  <w:spacing w:line="202" w:lineRule="auto"/>
                  <w:ind w:firstLine="1"/>
                  <w:jc w:val="both"/>
                </w:pPr>
              </w:pPrChange>
            </w:pPr>
            <w:r>
              <w:rPr>
                <w:rFonts w:ascii="Times New Roman" w:eastAsia="Times New Roman" w:hAnsi="Times New Roman" w:cs="Times New Roman"/>
                <w:b/>
                <w:bCs/>
                <w:color w:val="000000"/>
                <w:sz w:val="20"/>
                <w:szCs w:val="20"/>
              </w:rPr>
              <w:t>Details</w:t>
            </w:r>
          </w:p>
        </w:tc>
      </w:tr>
      <w:tr w:rsidR="00D723D1">
        <w:trPr>
          <w:trHeight w:val="542"/>
        </w:trPr>
        <w:tc>
          <w:tcPr>
            <w:tcW w:w="4520" w:type="dxa"/>
            <w:tcBorders>
              <w:top w:val="single" w:sz="4" w:space="0" w:color="000000"/>
              <w:bottom w:val="single" w:sz="4" w:space="0" w:color="000000"/>
            </w:tcBorders>
            <w:vAlign w:val="center"/>
          </w:tcPr>
          <w:p w:rsidR="00D723D1" w:rsidRDefault="00F0667F">
            <w:pPr>
              <w:spacing w:line="202" w:lineRule="auto"/>
              <w:ind w:left="117"/>
              <w:jc w:val="center"/>
              <w:rPr>
                <w:rFonts w:ascii="Times New Roman" w:eastAsia="Times New Roman" w:hAnsi="Times New Roman" w:cs="Times New Roman"/>
                <w:color w:val="000000"/>
                <w:sz w:val="20"/>
                <w:szCs w:val="20"/>
              </w:rPr>
              <w:pPrChange w:id="75" w:author="GAUTAM" w:date="2026-06-04T21:40:00Z">
                <w:pPr>
                  <w:spacing w:line="202" w:lineRule="auto"/>
                  <w:ind w:left="117"/>
                  <w:jc w:val="both"/>
                </w:pPr>
              </w:pPrChange>
            </w:pPr>
            <w:r>
              <w:rPr>
                <w:rFonts w:ascii="Times New Roman" w:eastAsia="Times New Roman" w:hAnsi="Times New Roman" w:cs="Times New Roman"/>
                <w:color w:val="000000"/>
                <w:sz w:val="20"/>
                <w:szCs w:val="20"/>
              </w:rPr>
              <w:t>Name of Institute</w:t>
            </w:r>
          </w:p>
        </w:tc>
        <w:tc>
          <w:tcPr>
            <w:tcW w:w="4520" w:type="dxa"/>
            <w:tcBorders>
              <w:top w:val="single" w:sz="4" w:space="0" w:color="000000"/>
              <w:bottom w:val="single" w:sz="4" w:space="0" w:color="000000"/>
            </w:tcBorders>
            <w:vAlign w:val="center"/>
          </w:tcPr>
          <w:p w:rsidR="00D723D1" w:rsidRDefault="00F0667F">
            <w:pPr>
              <w:spacing w:line="202" w:lineRule="auto"/>
              <w:ind w:left="117"/>
              <w:jc w:val="center"/>
              <w:rPr>
                <w:rFonts w:ascii="Times New Roman" w:eastAsia="Times New Roman" w:hAnsi="Times New Roman" w:cs="Times New Roman"/>
                <w:color w:val="000000"/>
                <w:sz w:val="20"/>
                <w:szCs w:val="20"/>
              </w:rPr>
              <w:pPrChange w:id="76" w:author="GAUTAM" w:date="2026-06-04T21:40:00Z">
                <w:pPr>
                  <w:spacing w:line="202" w:lineRule="auto"/>
                  <w:ind w:left="117"/>
                  <w:jc w:val="both"/>
                </w:pPr>
              </w:pPrChange>
            </w:pPr>
            <w:r>
              <w:rPr>
                <w:rFonts w:ascii="Times New Roman" w:eastAsia="Times New Roman" w:hAnsi="Times New Roman" w:cs="Times New Roman"/>
                <w:color w:val="000000"/>
                <w:sz w:val="20"/>
                <w:szCs w:val="20"/>
              </w:rPr>
              <w:t>Future Finder</w:t>
            </w:r>
          </w:p>
        </w:tc>
      </w:tr>
      <w:tr w:rsidR="00D723D1">
        <w:trPr>
          <w:trHeight w:val="504"/>
        </w:trPr>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77"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Location</w:t>
            </w:r>
          </w:p>
        </w:tc>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78"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Mohali, Chandigarh, Punjab</w:t>
            </w:r>
          </w:p>
        </w:tc>
      </w:tr>
      <w:tr w:rsidR="00D723D1">
        <w:trPr>
          <w:trHeight w:val="504"/>
        </w:trPr>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79"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Type</w:t>
            </w:r>
          </w:p>
        </w:tc>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0"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IT Training &amp; Career Development Institute</w:t>
            </w:r>
          </w:p>
        </w:tc>
      </w:tr>
      <w:tr w:rsidR="00D723D1">
        <w:trPr>
          <w:trHeight w:val="845"/>
        </w:trPr>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1"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Training Domains</w:t>
            </w:r>
          </w:p>
        </w:tc>
        <w:tc>
          <w:tcPr>
            <w:tcW w:w="4520" w:type="dxa"/>
            <w:tcBorders>
              <w:top w:val="single" w:sz="4" w:space="0" w:color="000000"/>
              <w:bottom w:val="single" w:sz="4" w:space="0" w:color="000000"/>
            </w:tcBorders>
          </w:tcPr>
          <w:p w:rsidR="00D723D1" w:rsidRDefault="00F0667F">
            <w:pPr>
              <w:spacing w:before="11" w:after="144" w:line="320" w:lineRule="auto"/>
              <w:ind w:left="117" w:right="239"/>
              <w:jc w:val="center"/>
              <w:rPr>
                <w:rFonts w:ascii="Times New Roman" w:eastAsia="Times New Roman" w:hAnsi="Times New Roman" w:cs="Times New Roman"/>
                <w:color w:val="000000"/>
                <w:sz w:val="20"/>
                <w:szCs w:val="20"/>
              </w:rPr>
              <w:pPrChange w:id="82" w:author="GAUTAM" w:date="2026-06-04T21:40:00Z">
                <w:pPr>
                  <w:spacing w:before="11" w:after="144" w:line="320" w:lineRule="auto"/>
                  <w:ind w:left="117" w:right="239"/>
                  <w:jc w:val="both"/>
                </w:pPr>
              </w:pPrChange>
            </w:pPr>
            <w:r>
              <w:rPr>
                <w:rFonts w:ascii="Times New Roman" w:eastAsia="Times New Roman" w:hAnsi="Times New Roman" w:cs="Times New Roman"/>
                <w:color w:val="000000"/>
                <w:sz w:val="20"/>
                <w:szCs w:val="20"/>
              </w:rPr>
              <w:t>AI/ML, Python, Web Development, Data Science, Cloud</w:t>
            </w:r>
          </w:p>
        </w:tc>
      </w:tr>
      <w:tr w:rsidR="00D723D1">
        <w:trPr>
          <w:trHeight w:val="850"/>
        </w:trPr>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3"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Target Audience</w:t>
            </w:r>
          </w:p>
        </w:tc>
        <w:tc>
          <w:tcPr>
            <w:tcW w:w="4520" w:type="dxa"/>
            <w:tcBorders>
              <w:top w:val="single" w:sz="4" w:space="0" w:color="000000"/>
              <w:bottom w:val="single" w:sz="4" w:space="0" w:color="000000"/>
            </w:tcBorders>
          </w:tcPr>
          <w:p w:rsidR="00D723D1" w:rsidRDefault="00F0667F">
            <w:pPr>
              <w:spacing w:before="11" w:after="145" w:line="320" w:lineRule="auto"/>
              <w:ind w:left="117" w:right="837"/>
              <w:jc w:val="center"/>
              <w:rPr>
                <w:rFonts w:ascii="Times New Roman" w:eastAsia="Times New Roman" w:hAnsi="Times New Roman" w:cs="Times New Roman"/>
                <w:color w:val="000000"/>
                <w:sz w:val="20"/>
                <w:szCs w:val="20"/>
              </w:rPr>
              <w:pPrChange w:id="84" w:author="GAUTAM" w:date="2026-06-04T21:40:00Z">
                <w:pPr>
                  <w:spacing w:before="11" w:after="145" w:line="320" w:lineRule="auto"/>
                  <w:ind w:left="117" w:right="837"/>
                  <w:jc w:val="both"/>
                </w:pPr>
              </w:pPrChange>
            </w:pPr>
            <w:r>
              <w:rPr>
                <w:rFonts w:ascii="Times New Roman" w:eastAsia="Times New Roman" w:hAnsi="Times New Roman" w:cs="Times New Roman"/>
                <w:color w:val="000000"/>
                <w:sz w:val="20"/>
                <w:szCs w:val="20"/>
              </w:rPr>
              <w:t>Engineering Students, Graduates, Working Professionals</w:t>
            </w:r>
          </w:p>
        </w:tc>
      </w:tr>
      <w:tr w:rsidR="00D723D1">
        <w:trPr>
          <w:trHeight w:val="499"/>
        </w:trPr>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5"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Training Mode</w:t>
            </w:r>
          </w:p>
        </w:tc>
        <w:tc>
          <w:tcPr>
            <w:tcW w:w="452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6"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Offline (Lab-Based) and Online</w:t>
            </w:r>
          </w:p>
        </w:tc>
      </w:tr>
      <w:tr w:rsidR="00D723D1">
        <w:trPr>
          <w:trHeight w:val="850"/>
        </w:trPr>
        <w:tc>
          <w:tcPr>
            <w:tcW w:w="4520" w:type="dxa"/>
            <w:tcBorders>
              <w:top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7"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Affiliation / Tie-ups</w:t>
            </w:r>
          </w:p>
        </w:tc>
        <w:tc>
          <w:tcPr>
            <w:tcW w:w="4520" w:type="dxa"/>
            <w:tcBorders>
              <w:top w:val="single" w:sz="4" w:space="0" w:color="000000"/>
            </w:tcBorders>
          </w:tcPr>
          <w:p w:rsidR="00D723D1" w:rsidRDefault="00F0667F">
            <w:pPr>
              <w:spacing w:before="11" w:after="144" w:line="320" w:lineRule="auto"/>
              <w:ind w:left="117" w:right="655"/>
              <w:jc w:val="center"/>
              <w:rPr>
                <w:rFonts w:ascii="Times New Roman" w:eastAsia="Times New Roman" w:hAnsi="Times New Roman" w:cs="Times New Roman"/>
                <w:color w:val="000000"/>
                <w:sz w:val="20"/>
                <w:szCs w:val="20"/>
              </w:rPr>
              <w:pPrChange w:id="88" w:author="GAUTAM" w:date="2026-06-04T21:40:00Z">
                <w:pPr>
                  <w:spacing w:before="11" w:after="144" w:line="320" w:lineRule="auto"/>
                  <w:ind w:left="117" w:right="655"/>
                  <w:jc w:val="both"/>
                </w:pPr>
              </w:pPrChange>
            </w:pPr>
            <w:r>
              <w:rPr>
                <w:rFonts w:ascii="Times New Roman" w:eastAsia="Times New Roman" w:hAnsi="Times New Roman" w:cs="Times New Roman"/>
                <w:color w:val="000000"/>
                <w:sz w:val="20"/>
                <w:szCs w:val="20"/>
              </w:rPr>
              <w:t>Punjab Technical University (PTU) affiliated colleges</w:t>
            </w:r>
          </w:p>
        </w:tc>
      </w:tr>
      <w:tr w:rsidR="00D723D1">
        <w:trPr>
          <w:trHeight w:val="845"/>
        </w:trPr>
        <w:tc>
          <w:tcPr>
            <w:tcW w:w="4520" w:type="dxa"/>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89" w:author="GAUTAM" w:date="2026-06-04T21:40:00Z">
                <w:pPr>
                  <w:spacing w:before="104" w:line="202" w:lineRule="auto"/>
                  <w:ind w:left="117"/>
                  <w:jc w:val="both"/>
                </w:pPr>
              </w:pPrChange>
            </w:pPr>
            <w:r>
              <w:rPr>
                <w:rFonts w:ascii="Times New Roman" w:eastAsia="Times New Roman" w:hAnsi="Times New Roman" w:cs="Times New Roman"/>
                <w:color w:val="000000"/>
                <w:sz w:val="20"/>
                <w:szCs w:val="20"/>
              </w:rPr>
              <w:t>Placement Assistance</w:t>
            </w:r>
          </w:p>
        </w:tc>
        <w:tc>
          <w:tcPr>
            <w:tcW w:w="4520" w:type="dxa"/>
          </w:tcPr>
          <w:p w:rsidR="00D723D1" w:rsidRDefault="00F0667F">
            <w:pPr>
              <w:spacing w:before="11" w:after="144" w:line="320" w:lineRule="auto"/>
              <w:ind w:left="117" w:right="533"/>
              <w:jc w:val="center"/>
              <w:rPr>
                <w:rFonts w:ascii="Times New Roman" w:eastAsia="Times New Roman" w:hAnsi="Times New Roman" w:cs="Times New Roman"/>
                <w:color w:val="000000"/>
                <w:sz w:val="20"/>
                <w:szCs w:val="20"/>
              </w:rPr>
              <w:pPrChange w:id="90" w:author="GAUTAM" w:date="2026-06-04T21:40:00Z">
                <w:pPr>
                  <w:spacing w:before="11" w:after="144" w:line="320" w:lineRule="auto"/>
                  <w:ind w:left="117" w:right="533"/>
                  <w:jc w:val="both"/>
                </w:pPr>
              </w:pPrChange>
            </w:pPr>
            <w:r>
              <w:rPr>
                <w:rFonts w:ascii="Times New Roman" w:eastAsia="Times New Roman" w:hAnsi="Times New Roman" w:cs="Times New Roman"/>
                <w:color w:val="000000"/>
                <w:sz w:val="20"/>
                <w:szCs w:val="20"/>
              </w:rPr>
              <w:t>Yes–Resume Building, Mock Interviews, Job Referrals</w:t>
            </w:r>
          </w:p>
        </w:tc>
      </w:tr>
    </w:tbl>
    <w:p w:rsidR="00D723D1" w:rsidRDefault="00D723D1">
      <w:pPr>
        <w:spacing w:line="382" w:lineRule="auto"/>
        <w:ind w:left="720"/>
        <w:jc w:val="both"/>
        <w:rPr>
          <w:rFonts w:ascii="Times New Roman" w:eastAsia="Times New Roman" w:hAnsi="Times New Roman" w:cs="Times New Roman"/>
          <w:b/>
          <w:bCs/>
          <w:color w:val="000000"/>
          <w:sz w:val="24"/>
          <w:szCs w:val="24"/>
        </w:rPr>
      </w:pPr>
    </w:p>
    <w:p w:rsidR="00D723D1" w:rsidRDefault="00F0667F">
      <w:pPr>
        <w:tabs>
          <w:tab w:val="left" w:pos="1142"/>
        </w:tabs>
        <w:spacing w:before="240"/>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w:t>
      </w:r>
      <w:r>
        <w:rPr>
          <w:rFonts w:ascii="Times New Roman" w:eastAsia="Times New Roman" w:hAnsi="Times New Roman" w:cs="Times New Roman"/>
          <w:b/>
          <w:bCs/>
          <w:color w:val="000000"/>
          <w:sz w:val="24"/>
          <w:szCs w:val="24"/>
        </w:rPr>
        <w:tab/>
        <w:t>Location and Infrastructure</w:t>
      </w:r>
    </w:p>
    <w:p w:rsidR="00D723D1" w:rsidRDefault="00F0667F">
      <w:pPr>
        <w:spacing w:before="108" w:line="380" w:lineRule="auto"/>
        <w:ind w:left="720" w:right="602"/>
        <w:jc w:val="both"/>
        <w:rPr>
          <w:rFonts w:ascii="Times New Roman" w:eastAsia="Times New Roman" w:hAnsi="Times New Roman" w:cs="Times New Roman"/>
          <w:color w:val="000000"/>
        </w:rPr>
      </w:pPr>
      <w:r>
        <w:rPr>
          <w:rFonts w:ascii="Times New Roman" w:eastAsia="Times New Roman" w:hAnsi="Times New Roman" w:cs="Times New Roman"/>
          <w:color w:val="000000"/>
        </w:rPr>
        <w:t>Future</w:t>
      </w:r>
      <w:ins w:id="91" w:author="GAUTAM" w:date="2026-06-04T21:41:00Z">
        <w:r w:rsidR="00545B0A">
          <w:rPr>
            <w:rFonts w:ascii="Times New Roman" w:eastAsia="Times New Roman" w:hAnsi="Times New Roman" w:cs="Times New Roman"/>
            <w:color w:val="000000"/>
          </w:rPr>
          <w:t xml:space="preserve"> </w:t>
        </w:r>
      </w:ins>
      <w:del w:id="92" w:author="GAUTAM" w:date="2026-06-04T21:41:00Z">
        <w:r w:rsidDel="00545B0A">
          <w:rPr>
            <w:rFonts w:ascii="Times New Roman" w:eastAsia="Times New Roman" w:hAnsi="Times New Roman" w:cs="Times New Roman"/>
            <w:color w:val="000000"/>
          </w:rPr>
          <w:delText xml:space="preserve">  </w:delText>
        </w:r>
      </w:del>
      <w:r>
        <w:rPr>
          <w:rFonts w:ascii="Times New Roman" w:eastAsia="Times New Roman" w:hAnsi="Times New Roman" w:cs="Times New Roman"/>
          <w:color w:val="000000"/>
        </w:rPr>
        <w:t xml:space="preserve">Finder is </w:t>
      </w:r>
      <w:proofErr w:type="gramStart"/>
      <w:r>
        <w:rPr>
          <w:rFonts w:ascii="Times New Roman" w:eastAsia="Times New Roman" w:hAnsi="Times New Roman" w:cs="Times New Roman"/>
          <w:color w:val="000000"/>
        </w:rPr>
        <w:t>centrally  located</w:t>
      </w:r>
      <w:proofErr w:type="gramEnd"/>
      <w:r>
        <w:rPr>
          <w:rFonts w:ascii="Times New Roman" w:eastAsia="Times New Roman" w:hAnsi="Times New Roman" w:cs="Times New Roman"/>
          <w:color w:val="000000"/>
        </w:rPr>
        <w:t xml:space="preserve"> in  Mohali  (SAS Nagar), adjacent to  Chandigarh–one of India's most well-planned cities and a growing IT hub. The institute is easily accessible from all major sectors of Chandigarh and Mohali via public and private transport, making it convenient for students from across the Tricot region.</w:t>
      </w:r>
    </w:p>
    <w:p w:rsidR="00D723D1" w:rsidRDefault="00F0667F">
      <w:pPr>
        <w:spacing w:before="118" w:line="380" w:lineRule="auto"/>
        <w:ind w:left="720" w:right="593"/>
        <w:jc w:val="both"/>
        <w:rPr>
          <w:rFonts w:ascii="Times New Roman" w:eastAsia="Times New Roman" w:hAnsi="Times New Roman" w:cs="Times New Roman"/>
          <w:color w:val="000000"/>
        </w:rPr>
      </w:pPr>
      <w:r>
        <w:rPr>
          <w:rFonts w:ascii="Times New Roman" w:eastAsia="Times New Roman" w:hAnsi="Times New Roman" w:cs="Times New Roman"/>
          <w:color w:val="000000"/>
        </w:rPr>
        <w:t>The institute is equipped with modern computing laboratories featuring high-performance workstations installed with the latest software tools and development environments. Infrastructure highlights include:</w:t>
      </w:r>
    </w:p>
    <w:p w:rsidR="00D723D1" w:rsidRDefault="00F0667F">
      <w:pPr>
        <w:tabs>
          <w:tab w:val="left" w:pos="1441"/>
        </w:tabs>
        <w:spacing w:before="269" w:line="231"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Dedicated computer labs with uninterrupted high-speed internet connectivity.</w:t>
      </w:r>
    </w:p>
    <w:p w:rsidR="00D723D1" w:rsidRDefault="00F0667F">
      <w:pPr>
        <w:tabs>
          <w:tab w:val="left" w:pos="1441"/>
        </w:tabs>
        <w:spacing w:before="230" w:line="231"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GPU-enabled systems for deep learning and computer vision training sessions.</w:t>
      </w:r>
    </w:p>
    <w:p w:rsidR="00D723D1" w:rsidRDefault="00F0667F">
      <w:pPr>
        <w:spacing w:before="75" w:line="380" w:lineRule="auto"/>
        <w:ind w:left="1441" w:right="599"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A fully  stocked digital  resource  library  with  access to  e-books, research  papers,  and  online course platforms.</w:t>
      </w:r>
    </w:p>
    <w:p w:rsidR="00D723D1" w:rsidRDefault="00F0667F">
      <w:pPr>
        <w:tabs>
          <w:tab w:val="left" w:pos="1441"/>
        </w:tabs>
        <w:spacing w:before="230" w:line="231"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Seminar and presentation rooms for project reviews, industry talks, and technical workshops.</w:t>
      </w:r>
    </w:p>
    <w:p w:rsidR="00D723D1" w:rsidRDefault="00F0667F">
      <w:pPr>
        <w:tabs>
          <w:tab w:val="left" w:pos="1441"/>
        </w:tabs>
        <w:spacing w:before="230" w:line="229"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Individual workstations assigned to each intern for the duration of their training period.</w:t>
      </w:r>
    </w:p>
    <w:p w:rsidR="00D723D1" w:rsidRDefault="00D723D1">
      <w:pPr>
        <w:ind w:firstLine="1"/>
        <w:jc w:val="both"/>
        <w:rPr>
          <w:rFonts w:ascii="Times New Roman" w:eastAsia="Times New Roman" w:hAnsi="Times New Roman" w:cs="Times New Roman"/>
          <w:color w:val="000000"/>
        </w:rPr>
      </w:pPr>
    </w:p>
    <w:p w:rsidR="00D723D1" w:rsidRDefault="00D723D1" w:rsidP="005A3B3C">
      <w:pPr>
        <w:spacing w:before="221" w:line="221" w:lineRule="auto"/>
        <w:rPr>
          <w:rFonts w:ascii="Times New Roman" w:eastAsia="Times New Roman" w:hAnsi="Times New Roman" w:cs="Times New Roman"/>
          <w:color w:val="000000"/>
        </w:rPr>
        <w:sectPr w:rsidR="00D723D1">
          <w:type w:val="continuous"/>
          <w:pgSz w:w="11904" w:h="16838"/>
          <w:pgMar w:top="720" w:right="720" w:bottom="694" w:left="720" w:header="708" w:footer="0" w:gutter="0"/>
          <w:cols w:space="720" w:equalWidth="0">
            <w:col w:w="10465" w:space="0"/>
          </w:cols>
        </w:sectPr>
      </w:pPr>
    </w:p>
    <w:p w:rsidR="00D723D1" w:rsidRDefault="00F0667F" w:rsidP="005A3B3C">
      <w:pPr>
        <w:jc w:val="both"/>
        <w:rPr>
          <w:rFonts w:ascii="Times New Roman" w:eastAsia="Times New Roman" w:hAnsi="Times New Roman" w:cs="Times New Roman"/>
          <w:b/>
          <w:bCs/>
          <w:color w:val="000000"/>
          <w:sz w:val="24"/>
          <w:szCs w:val="24"/>
        </w:rPr>
      </w:pPr>
      <w:bookmarkStart w:id="93" w:name="bookmark=id.ia9m4oxkwxtl" w:colFirst="0" w:colLast="0"/>
      <w:bookmarkEnd w:id="93"/>
      <w:del w:id="94" w:author="GAUTAM" w:date="2026-06-04T23:42:00Z">
        <w:r w:rsidDel="00F17094">
          <w:rPr>
            <w:noProof/>
            <w:lang w:val="en-US" w:eastAsia="en-US" w:bidi="ar-SA"/>
          </w:rPr>
          <mc:AlternateContent>
            <mc:Choice Requires="wps">
              <w:drawing>
                <wp:anchor distT="0" distB="0" distL="114300" distR="114300" simplePos="0" relativeHeight="251678720" behindDoc="0" locked="0" layoutInCell="1" hidden="0" allowOverlap="1" wp14:anchorId="1E12FF8A" wp14:editId="59E20B33">
                  <wp:simplePos x="0" y="0"/>
                  <wp:positionH relativeFrom="column">
                    <wp:posOffset>-49465</wp:posOffset>
                  </wp:positionH>
                  <wp:positionV relativeFrom="paragraph">
                    <wp:posOffset>-169861</wp:posOffset>
                  </wp:positionV>
                  <wp:extent cx="6974967" cy="41021"/>
                  <wp:effectExtent l="0" t="0" r="0" b="0"/>
                  <wp:wrapNone/>
                  <wp:docPr id="16" name="Freeform 16"/>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2AB80CE" id="Freeform 16" o:spid="_x0000_s1026" style="position:absolute;margin-left:-3.9pt;margin-top:-13.35pt;width:549.2pt;height:3.2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79744" behindDoc="0" locked="0" layoutInCell="1" hidden="0" allowOverlap="1" wp14:anchorId="4FD49AF6" wp14:editId="2A49BDBD">
                  <wp:simplePos x="0" y="0"/>
                  <wp:positionH relativeFrom="column">
                    <wp:posOffset>-55561</wp:posOffset>
                  </wp:positionH>
                  <wp:positionV relativeFrom="paragraph">
                    <wp:posOffset>-169861</wp:posOffset>
                  </wp:positionV>
                  <wp:extent cx="41021" cy="10108565"/>
                  <wp:effectExtent l="0" t="0" r="0" b="0"/>
                  <wp:wrapNone/>
                  <wp:docPr id="15" name="Freeform 15"/>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9C93123" id="Freeform 15" o:spid="_x0000_s1026" style="position:absolute;margin-left:-4.35pt;margin-top:-13.35pt;width:3.25pt;height:795.9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oh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80768" behindDoc="0" locked="0" layoutInCell="1" hidden="0" allowOverlap="1" wp14:anchorId="6A00C47D" wp14:editId="3A7EDE88">
                  <wp:simplePos x="0" y="0"/>
                  <wp:positionH relativeFrom="column">
                    <wp:posOffset>6890576</wp:posOffset>
                  </wp:positionH>
                  <wp:positionV relativeFrom="paragraph">
                    <wp:posOffset>-169861</wp:posOffset>
                  </wp:positionV>
                  <wp:extent cx="41021" cy="10108565"/>
                  <wp:effectExtent l="0" t="0" r="0" b="0"/>
                  <wp:wrapNone/>
                  <wp:docPr id="17" name="Freeform 17"/>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4E4899A" id="Freeform 17" o:spid="_x0000_s1026" style="position:absolute;margin-left:542.55pt;margin-top:-13.35pt;width:3.25pt;height:795.9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" path="m15748,10099040l15748,e" filled="f">
                  <v:stroke startarrowwidth="narrow" startarrowlength="short" endarrowwidth="narrow" endarrowlength="short" miterlimit="52f" joinstyle="miter"/>
                  <v:path arrowok="t" o:extrusionok="f"/>
                </v:shape>
              </w:pict>
            </mc:Fallback>
          </mc:AlternateContent>
        </w:r>
      </w:del>
      <w:r>
        <w:rPr>
          <w:noProof/>
          <w:lang w:val="en-US" w:eastAsia="en-US" w:bidi="ar-SA"/>
        </w:rPr>
        <mc:AlternateContent>
          <mc:Choice Requires="wps">
            <w:drawing>
              <wp:anchor distT="0" distB="0" distL="114300" distR="114300" simplePos="0" relativeHeight="251681792" behindDoc="0" locked="0" layoutInCell="1" hidden="0" allowOverlap="1" wp14:anchorId="302BC932" wp14:editId="1AD24913">
                <wp:simplePos x="0" y="0"/>
                <wp:positionH relativeFrom="column">
                  <wp:posOffset>-49465</wp:posOffset>
                </wp:positionH>
                <wp:positionV relativeFrom="paragraph">
                  <wp:posOffset>9913938</wp:posOffset>
                </wp:positionV>
                <wp:extent cx="6974967" cy="41021"/>
                <wp:effectExtent l="0" t="0" r="0" b="0"/>
                <wp:wrapNone/>
                <wp:docPr id="1" name="Freeform 1"/>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3143B8A" id="Freeform 1" o:spid="_x0000_s1026" style="position:absolute;margin-left:-3.9pt;margin-top:780.65pt;width:549.2pt;height:3.2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" path="m,12598r6965442,e" filled="f">
                <v:stroke startarrowwidth="narrow" startarrowlength="short" endarrowwidth="narrow" endarrowlength="short" miterlimit="52f" joinstyle="miter"/>
                <v:path arrowok="t" o:extrusionok="f"/>
              </v:shape>
            </w:pict>
          </mc:Fallback>
        </mc:AlternateContent>
      </w:r>
      <w:r>
        <w:rPr>
          <w:rFonts w:ascii="Times New Roman" w:eastAsia="Times New Roman" w:hAnsi="Times New Roman" w:cs="Times New Roman"/>
          <w:b/>
          <w:bCs/>
          <w:color w:val="000000"/>
          <w:sz w:val="24"/>
          <w:szCs w:val="24"/>
        </w:rPr>
        <w:t>1.5</w:t>
      </w:r>
      <w:r>
        <w:rPr>
          <w:rFonts w:ascii="Times New Roman" w:eastAsia="Times New Roman" w:hAnsi="Times New Roman" w:cs="Times New Roman"/>
          <w:b/>
          <w:bCs/>
          <w:color w:val="000000"/>
          <w:sz w:val="24"/>
          <w:szCs w:val="24"/>
        </w:rPr>
        <w:tab/>
        <w:t>Courses and Training Programs Offered</w:t>
      </w:r>
    </w:p>
    <w:p w:rsidR="00D723D1" w:rsidRDefault="00F0667F">
      <w:pPr>
        <w:spacing w:before="109" w:line="380" w:lineRule="auto"/>
        <w:ind w:left="720" w:right="604"/>
        <w:jc w:val="both"/>
        <w:rPr>
          <w:rFonts w:ascii="Times New Roman" w:eastAsia="Times New Roman" w:hAnsi="Times New Roman" w:cs="Times New Roman"/>
          <w:color w:val="000000"/>
        </w:rPr>
      </w:pPr>
      <w:r>
        <w:rPr>
          <w:rFonts w:ascii="Times New Roman" w:eastAsia="Times New Roman" w:hAnsi="Times New Roman" w:cs="Times New Roman"/>
          <w:color w:val="000000"/>
        </w:rPr>
        <w:t>Future Finder offers a diverse portfolio of short-term and semester-long training programs designed to meet current industry demands. The curriculum is regularly updated in consultation with industry mentors to ensure relevance and quality.</w:t>
      </w:r>
    </w:p>
    <w:p w:rsidR="00D723D1" w:rsidDel="00545B0A" w:rsidRDefault="00F0667F">
      <w:pPr>
        <w:spacing w:before="278" w:line="220" w:lineRule="auto"/>
        <w:ind w:left="-20" w:firstLine="1"/>
        <w:jc w:val="both"/>
        <w:rPr>
          <w:del w:id="95" w:author="GAUTAM" w:date="2026-06-04T21:41:00Z"/>
          <w:rFonts w:ascii="Times New Roman" w:eastAsia="Times New Roman" w:hAnsi="Times New Roman" w:cs="Times New Roman"/>
          <w:color w:val="000000"/>
        </w:rPr>
        <w:sectPr w:rsidR="00D723D1" w:rsidDel="00545B0A">
          <w:pgSz w:w="11904" w:h="16838"/>
          <w:pgMar w:top="720" w:right="720" w:bottom="694" w:left="720" w:header="708" w:footer="0" w:gutter="0"/>
          <w:cols w:space="720" w:equalWidth="0">
            <w:col w:w="10465" w:space="0"/>
          </w:cols>
        </w:sectPr>
      </w:pPr>
      <w:del w:id="96" w:author="GAUTAM" w:date="2026-06-04T21:41:00Z">
        <w:r w:rsidDel="00545B0A">
          <w:rPr>
            <w:rFonts w:ascii="Times New Roman" w:eastAsia="Times New Roman" w:hAnsi="Times New Roman" w:cs="Times New Roman"/>
            <w:color w:val="000000"/>
          </w:rPr>
          <w:delText>Table 1:2 Courses and Training Programs at Future Finder</w:delText>
        </w:r>
      </w:del>
    </w:p>
    <w:p w:rsidR="00D723D1" w:rsidRDefault="00D723D1">
      <w:pPr>
        <w:spacing w:line="244" w:lineRule="auto"/>
        <w:ind w:left="720"/>
        <w:jc w:val="both"/>
        <w:rPr>
          <w:rFonts w:ascii="Times New Roman" w:eastAsia="Times New Roman" w:hAnsi="Times New Roman" w:cs="Times New Roman"/>
          <w:b/>
          <w:bCs/>
          <w:color w:val="000000"/>
          <w:sz w:val="24"/>
          <w:szCs w:val="24"/>
        </w:rPr>
      </w:pPr>
    </w:p>
    <w:tbl>
      <w:tblPr>
        <w:tblStyle w:val="a2"/>
        <w:tblW w:w="9040" w:type="dxa"/>
        <w:tblInd w:w="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60"/>
        <w:gridCol w:w="2260"/>
        <w:gridCol w:w="2260"/>
        <w:gridCol w:w="2260"/>
      </w:tblGrid>
      <w:tr w:rsidR="00D723D1">
        <w:trPr>
          <w:trHeight w:val="463"/>
        </w:trPr>
        <w:tc>
          <w:tcPr>
            <w:tcW w:w="2260" w:type="dxa"/>
            <w:tcBorders>
              <w:bottom w:val="single" w:sz="4" w:space="0" w:color="000000"/>
              <w:right w:val="single" w:sz="4" w:space="0" w:color="000000"/>
            </w:tcBorders>
            <w:shd w:val="clear" w:color="auto" w:fill="C8D8E8"/>
            <w:vAlign w:val="center"/>
          </w:tcPr>
          <w:p w:rsidR="00D723D1" w:rsidRDefault="00F0667F">
            <w:pPr>
              <w:spacing w:line="202" w:lineRule="auto"/>
              <w:ind w:firstLine="1"/>
              <w:jc w:val="center"/>
              <w:rPr>
                <w:rFonts w:ascii="Times New Roman" w:eastAsia="Times New Roman" w:hAnsi="Times New Roman" w:cs="Times New Roman"/>
                <w:b/>
                <w:bCs/>
                <w:color w:val="000000"/>
                <w:sz w:val="20"/>
                <w:szCs w:val="20"/>
              </w:rPr>
              <w:pPrChange w:id="97" w:author="GAUTAM" w:date="2026-06-04T21:41:00Z">
                <w:pPr>
                  <w:spacing w:line="202" w:lineRule="auto"/>
                  <w:ind w:firstLine="1"/>
                  <w:jc w:val="both"/>
                </w:pPr>
              </w:pPrChange>
            </w:pPr>
            <w:r>
              <w:rPr>
                <w:rFonts w:ascii="Times New Roman" w:eastAsia="Times New Roman" w:hAnsi="Times New Roman" w:cs="Times New Roman"/>
                <w:b/>
                <w:bCs/>
                <w:color w:val="000000"/>
                <w:sz w:val="20"/>
                <w:szCs w:val="20"/>
              </w:rPr>
              <w:t>S. No.</w:t>
            </w:r>
          </w:p>
        </w:tc>
        <w:tc>
          <w:tcPr>
            <w:tcW w:w="2260" w:type="dxa"/>
            <w:tcBorders>
              <w:left w:val="single" w:sz="4" w:space="0" w:color="000000"/>
              <w:bottom w:val="single" w:sz="4" w:space="0" w:color="000000"/>
              <w:right w:val="single" w:sz="4" w:space="0" w:color="000000"/>
            </w:tcBorders>
            <w:shd w:val="clear" w:color="auto" w:fill="C8D8E8"/>
            <w:vAlign w:val="center"/>
          </w:tcPr>
          <w:p w:rsidR="00D723D1" w:rsidRDefault="00F0667F">
            <w:pPr>
              <w:spacing w:line="202" w:lineRule="auto"/>
              <w:ind w:firstLine="1"/>
              <w:jc w:val="center"/>
              <w:rPr>
                <w:rFonts w:ascii="Times New Roman" w:eastAsia="Times New Roman" w:hAnsi="Times New Roman" w:cs="Times New Roman"/>
                <w:b/>
                <w:bCs/>
                <w:color w:val="000000"/>
                <w:sz w:val="20"/>
                <w:szCs w:val="20"/>
              </w:rPr>
              <w:pPrChange w:id="98" w:author="GAUTAM" w:date="2026-06-04T21:41:00Z">
                <w:pPr>
                  <w:spacing w:line="202" w:lineRule="auto"/>
                  <w:ind w:firstLine="1"/>
                  <w:jc w:val="both"/>
                </w:pPr>
              </w:pPrChange>
            </w:pPr>
            <w:r>
              <w:rPr>
                <w:rFonts w:ascii="Times New Roman" w:eastAsia="Times New Roman" w:hAnsi="Times New Roman" w:cs="Times New Roman"/>
                <w:b/>
                <w:bCs/>
                <w:color w:val="000000"/>
                <w:sz w:val="20"/>
                <w:szCs w:val="20"/>
              </w:rPr>
              <w:t>Course / Program</w:t>
            </w:r>
          </w:p>
        </w:tc>
        <w:tc>
          <w:tcPr>
            <w:tcW w:w="2260" w:type="dxa"/>
            <w:tcBorders>
              <w:left w:val="single" w:sz="4" w:space="0" w:color="000000"/>
              <w:bottom w:val="single" w:sz="4" w:space="0" w:color="000000"/>
            </w:tcBorders>
            <w:shd w:val="clear" w:color="auto" w:fill="C8D8E8"/>
            <w:vAlign w:val="center"/>
          </w:tcPr>
          <w:p w:rsidR="00D723D1" w:rsidRDefault="00F0667F">
            <w:pPr>
              <w:spacing w:line="202" w:lineRule="auto"/>
              <w:ind w:firstLine="1"/>
              <w:jc w:val="center"/>
              <w:rPr>
                <w:rFonts w:ascii="Times New Roman" w:eastAsia="Times New Roman" w:hAnsi="Times New Roman" w:cs="Times New Roman"/>
                <w:b/>
                <w:bCs/>
                <w:color w:val="000000"/>
                <w:sz w:val="20"/>
                <w:szCs w:val="20"/>
              </w:rPr>
              <w:pPrChange w:id="99" w:author="GAUTAM" w:date="2026-06-04T21:41:00Z">
                <w:pPr>
                  <w:spacing w:line="202" w:lineRule="auto"/>
                  <w:ind w:firstLine="1"/>
                  <w:jc w:val="both"/>
                </w:pPr>
              </w:pPrChange>
            </w:pPr>
            <w:r>
              <w:rPr>
                <w:rFonts w:ascii="Times New Roman" w:eastAsia="Times New Roman" w:hAnsi="Times New Roman" w:cs="Times New Roman"/>
                <w:b/>
                <w:bCs/>
                <w:color w:val="000000"/>
                <w:sz w:val="20"/>
                <w:szCs w:val="20"/>
              </w:rPr>
              <w:t>Duration</w:t>
            </w:r>
          </w:p>
        </w:tc>
        <w:tc>
          <w:tcPr>
            <w:tcW w:w="2260" w:type="dxa"/>
            <w:tcBorders>
              <w:bottom w:val="single" w:sz="4" w:space="0" w:color="000000"/>
            </w:tcBorders>
            <w:shd w:val="clear" w:color="auto" w:fill="C8D8E8"/>
            <w:vAlign w:val="center"/>
          </w:tcPr>
          <w:p w:rsidR="00D723D1" w:rsidRDefault="00F0667F">
            <w:pPr>
              <w:spacing w:line="202" w:lineRule="auto"/>
              <w:ind w:firstLine="1"/>
              <w:jc w:val="center"/>
              <w:rPr>
                <w:rFonts w:ascii="Times New Roman" w:eastAsia="Times New Roman" w:hAnsi="Times New Roman" w:cs="Times New Roman"/>
                <w:b/>
                <w:bCs/>
                <w:color w:val="000000"/>
                <w:sz w:val="20"/>
                <w:szCs w:val="20"/>
              </w:rPr>
              <w:pPrChange w:id="100" w:author="GAUTAM" w:date="2026-06-04T21:41:00Z">
                <w:pPr>
                  <w:spacing w:line="202" w:lineRule="auto"/>
                  <w:ind w:firstLine="1"/>
                  <w:jc w:val="both"/>
                </w:pPr>
              </w:pPrChange>
            </w:pPr>
            <w:r>
              <w:rPr>
                <w:rFonts w:ascii="Times New Roman" w:eastAsia="Times New Roman" w:hAnsi="Times New Roman" w:cs="Times New Roman"/>
                <w:b/>
                <w:bCs/>
                <w:color w:val="000000"/>
                <w:sz w:val="20"/>
                <w:szCs w:val="20"/>
              </w:rPr>
              <w:t>Mode</w:t>
            </w:r>
          </w:p>
        </w:tc>
      </w:tr>
      <w:tr w:rsidR="00D723D1">
        <w:trPr>
          <w:trHeight w:val="888"/>
        </w:trPr>
        <w:tc>
          <w:tcPr>
            <w:tcW w:w="2260" w:type="dxa"/>
            <w:tcBorders>
              <w:top w:val="single" w:sz="4" w:space="0" w:color="000000"/>
              <w:bottom w:val="single" w:sz="4" w:space="0" w:color="000000"/>
              <w:right w:val="single" w:sz="4" w:space="0" w:color="000000"/>
            </w:tcBorders>
          </w:tcPr>
          <w:p w:rsidR="00D723D1" w:rsidRDefault="00F0667F">
            <w:pPr>
              <w:spacing w:before="147" w:line="202" w:lineRule="auto"/>
              <w:ind w:left="117"/>
              <w:jc w:val="center"/>
              <w:rPr>
                <w:rFonts w:ascii="Times New Roman" w:eastAsia="Times New Roman" w:hAnsi="Times New Roman" w:cs="Times New Roman"/>
                <w:color w:val="000000"/>
                <w:sz w:val="20"/>
                <w:szCs w:val="20"/>
              </w:rPr>
              <w:pPrChange w:id="101" w:author="GAUTAM" w:date="2026-06-04T21:41:00Z">
                <w:pPr>
                  <w:spacing w:before="147" w:line="202" w:lineRule="auto"/>
                  <w:ind w:left="117"/>
                  <w:jc w:val="both"/>
                </w:pPr>
              </w:pPrChange>
            </w:pPr>
            <w:r>
              <w:rPr>
                <w:rFonts w:ascii="Times New Roman" w:eastAsia="Times New Roman" w:hAnsi="Times New Roman" w:cs="Times New Roman"/>
                <w:color w:val="000000"/>
                <w:sz w:val="20"/>
                <w:szCs w:val="20"/>
              </w:rPr>
              <w:t>1</w:t>
            </w:r>
          </w:p>
        </w:tc>
        <w:tc>
          <w:tcPr>
            <w:tcW w:w="2260" w:type="dxa"/>
            <w:tcBorders>
              <w:top w:val="single" w:sz="4" w:space="0" w:color="000000"/>
              <w:left w:val="single" w:sz="4" w:space="0" w:color="000000"/>
              <w:bottom w:val="single" w:sz="4" w:space="0" w:color="000000"/>
              <w:right w:val="single" w:sz="4" w:space="0" w:color="000000"/>
            </w:tcBorders>
            <w:vAlign w:val="center"/>
          </w:tcPr>
          <w:p w:rsidR="00D723D1" w:rsidRDefault="00F0667F">
            <w:pPr>
              <w:spacing w:before="19" w:after="144" w:line="300" w:lineRule="auto"/>
              <w:ind w:left="117" w:right="297"/>
              <w:jc w:val="center"/>
              <w:rPr>
                <w:rFonts w:ascii="Times New Roman" w:eastAsia="Times New Roman" w:hAnsi="Times New Roman" w:cs="Times New Roman"/>
                <w:color w:val="000000"/>
                <w:sz w:val="20"/>
                <w:szCs w:val="20"/>
              </w:rPr>
              <w:pPrChange w:id="102" w:author="GAUTAM" w:date="2026-06-04T21:41:00Z">
                <w:pPr>
                  <w:spacing w:before="19" w:after="144" w:line="300" w:lineRule="auto"/>
                  <w:ind w:left="117" w:right="297"/>
                  <w:jc w:val="both"/>
                </w:pPr>
              </w:pPrChange>
            </w:pPr>
            <w:r>
              <w:rPr>
                <w:rFonts w:ascii="Times New Roman" w:eastAsia="Times New Roman" w:hAnsi="Times New Roman" w:cs="Times New Roman"/>
                <w:color w:val="000000"/>
                <w:sz w:val="20"/>
                <w:szCs w:val="20"/>
              </w:rPr>
              <w:t>Python Programming (Basic to Advanced)</w:t>
            </w:r>
          </w:p>
        </w:tc>
        <w:tc>
          <w:tcPr>
            <w:tcW w:w="2260" w:type="dxa"/>
            <w:tcBorders>
              <w:top w:val="single" w:sz="4" w:space="0" w:color="000000"/>
              <w:left w:val="single" w:sz="4" w:space="0" w:color="000000"/>
              <w:bottom w:val="single" w:sz="4" w:space="0" w:color="000000"/>
            </w:tcBorders>
          </w:tcPr>
          <w:p w:rsidR="00D723D1" w:rsidRDefault="00F0667F">
            <w:pPr>
              <w:spacing w:before="138" w:line="211" w:lineRule="auto"/>
              <w:ind w:left="117"/>
              <w:jc w:val="center"/>
              <w:rPr>
                <w:rFonts w:ascii="Times New Roman" w:eastAsia="Times New Roman" w:hAnsi="Times New Roman" w:cs="Times New Roman"/>
                <w:color w:val="000000"/>
                <w:sz w:val="20"/>
                <w:szCs w:val="20"/>
              </w:rPr>
              <w:pPrChange w:id="103" w:author="GAUTAM" w:date="2026-06-04T21:41:00Z">
                <w:pPr>
                  <w:spacing w:before="138" w:line="211" w:lineRule="auto"/>
                  <w:ind w:left="117"/>
                  <w:jc w:val="both"/>
                </w:pPr>
              </w:pPrChange>
            </w:pPr>
            <w:r>
              <w:rPr>
                <w:rFonts w:ascii="Times New Roman" w:eastAsia="Times New Roman" w:hAnsi="Times New Roman" w:cs="Times New Roman"/>
                <w:color w:val="000000"/>
                <w:sz w:val="20"/>
                <w:szCs w:val="20"/>
              </w:rPr>
              <w:t>4–6Weeks</w:t>
            </w:r>
          </w:p>
        </w:tc>
        <w:tc>
          <w:tcPr>
            <w:tcW w:w="2260" w:type="dxa"/>
            <w:tcBorders>
              <w:top w:val="single" w:sz="4" w:space="0" w:color="000000"/>
              <w:bottom w:val="single" w:sz="4" w:space="0" w:color="000000"/>
            </w:tcBorders>
          </w:tcPr>
          <w:p w:rsidR="00D723D1" w:rsidRDefault="00F0667F">
            <w:pPr>
              <w:spacing w:before="147" w:line="202" w:lineRule="auto"/>
              <w:ind w:left="117"/>
              <w:jc w:val="center"/>
              <w:rPr>
                <w:rFonts w:ascii="Times New Roman" w:eastAsia="Times New Roman" w:hAnsi="Times New Roman" w:cs="Times New Roman"/>
                <w:color w:val="000000"/>
                <w:sz w:val="20"/>
                <w:szCs w:val="20"/>
              </w:rPr>
              <w:pPrChange w:id="104" w:author="GAUTAM" w:date="2026-06-04T21:41:00Z">
                <w:pPr>
                  <w:spacing w:before="147" w:line="202" w:lineRule="auto"/>
                  <w:ind w:left="117"/>
                  <w:jc w:val="both"/>
                </w:pPr>
              </w:pPrChange>
            </w:pPr>
            <w:r>
              <w:rPr>
                <w:rFonts w:ascii="Times New Roman" w:eastAsia="Times New Roman" w:hAnsi="Times New Roman" w:cs="Times New Roman"/>
                <w:color w:val="000000"/>
                <w:sz w:val="20"/>
                <w:szCs w:val="20"/>
              </w:rPr>
              <w:t>Offline</w:t>
            </w:r>
          </w:p>
        </w:tc>
      </w:tr>
      <w:tr w:rsidR="00D723D1">
        <w:trPr>
          <w:trHeight w:val="850"/>
        </w:trPr>
        <w:tc>
          <w:tcPr>
            <w:tcW w:w="2260" w:type="dxa"/>
            <w:tcBorders>
              <w:top w:val="single" w:sz="4" w:space="0" w:color="000000"/>
              <w:bottom w:val="single" w:sz="4" w:space="0" w:color="000000"/>
              <w:righ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05"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2</w:t>
            </w:r>
          </w:p>
        </w:tc>
        <w:tc>
          <w:tcPr>
            <w:tcW w:w="2260" w:type="dxa"/>
            <w:tcBorders>
              <w:top w:val="single" w:sz="4" w:space="0" w:color="000000"/>
              <w:left w:val="single" w:sz="4" w:space="0" w:color="000000"/>
              <w:bottom w:val="single" w:sz="4" w:space="0" w:color="000000"/>
              <w:right w:val="single" w:sz="4" w:space="0" w:color="000000"/>
            </w:tcBorders>
          </w:tcPr>
          <w:p w:rsidR="00D723D1" w:rsidRDefault="00F0667F">
            <w:pPr>
              <w:spacing w:before="11" w:after="144" w:line="320" w:lineRule="auto"/>
              <w:ind w:left="117" w:right="81"/>
              <w:jc w:val="center"/>
              <w:rPr>
                <w:rFonts w:ascii="Times New Roman" w:eastAsia="Times New Roman" w:hAnsi="Times New Roman" w:cs="Times New Roman"/>
                <w:color w:val="000000"/>
                <w:sz w:val="20"/>
                <w:szCs w:val="20"/>
              </w:rPr>
              <w:pPrChange w:id="106" w:author="GAUTAM" w:date="2026-06-04T21:41:00Z">
                <w:pPr>
                  <w:spacing w:before="11" w:after="144" w:line="320" w:lineRule="auto"/>
                  <w:ind w:left="117" w:right="81"/>
                  <w:jc w:val="both"/>
                </w:pPr>
              </w:pPrChange>
            </w:pPr>
            <w:r>
              <w:rPr>
                <w:rFonts w:ascii="Times New Roman" w:eastAsia="Times New Roman" w:hAnsi="Times New Roman" w:cs="Times New Roman"/>
                <w:color w:val="000000"/>
                <w:sz w:val="20"/>
                <w:szCs w:val="20"/>
              </w:rPr>
              <w:t>Artificial Intelligence &amp; Machine Learning</w:t>
            </w:r>
          </w:p>
        </w:tc>
        <w:tc>
          <w:tcPr>
            <w:tcW w:w="2260" w:type="dxa"/>
            <w:tcBorders>
              <w:top w:val="single" w:sz="4" w:space="0" w:color="000000"/>
              <w:left w:val="single" w:sz="4" w:space="0" w:color="000000"/>
              <w:bottom w:val="single" w:sz="4" w:space="0" w:color="000000"/>
            </w:tcBorders>
          </w:tcPr>
          <w:p w:rsidR="00D723D1" w:rsidRDefault="00F0667F">
            <w:pPr>
              <w:spacing w:before="94" w:line="211" w:lineRule="auto"/>
              <w:ind w:left="117"/>
              <w:jc w:val="center"/>
              <w:rPr>
                <w:rFonts w:ascii="Times New Roman" w:eastAsia="Times New Roman" w:hAnsi="Times New Roman" w:cs="Times New Roman"/>
                <w:color w:val="000000"/>
                <w:sz w:val="20"/>
                <w:szCs w:val="20"/>
              </w:rPr>
              <w:pPrChange w:id="107" w:author="GAUTAM" w:date="2026-06-04T21:41:00Z">
                <w:pPr>
                  <w:spacing w:before="94" w:line="211" w:lineRule="auto"/>
                  <w:ind w:left="117"/>
                  <w:jc w:val="both"/>
                </w:pPr>
              </w:pPrChange>
            </w:pPr>
            <w:r>
              <w:rPr>
                <w:rFonts w:ascii="Times New Roman" w:eastAsia="Times New Roman" w:hAnsi="Times New Roman" w:cs="Times New Roman"/>
                <w:color w:val="000000"/>
                <w:sz w:val="20"/>
                <w:szCs w:val="20"/>
              </w:rPr>
              <w:t>2–4Months</w:t>
            </w:r>
          </w:p>
        </w:tc>
        <w:tc>
          <w:tcPr>
            <w:tcW w:w="2260" w:type="dxa"/>
            <w:tcBorders>
              <w:top w:val="single" w:sz="4" w:space="0" w:color="000000"/>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08"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Offline</w:t>
            </w:r>
          </w:p>
        </w:tc>
      </w:tr>
      <w:tr w:rsidR="00D723D1">
        <w:trPr>
          <w:trHeight w:val="845"/>
        </w:trPr>
        <w:tc>
          <w:tcPr>
            <w:tcW w:w="2260" w:type="dxa"/>
            <w:tcBorders>
              <w:top w:val="single" w:sz="4" w:space="0" w:color="000000"/>
              <w:righ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09"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4</w:t>
            </w:r>
          </w:p>
        </w:tc>
        <w:tc>
          <w:tcPr>
            <w:tcW w:w="2260" w:type="dxa"/>
            <w:tcBorders>
              <w:top w:val="single" w:sz="4" w:space="0" w:color="000000"/>
              <w:left w:val="single" w:sz="4" w:space="0" w:color="000000"/>
              <w:righ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10"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Web Development</w:t>
            </w:r>
          </w:p>
          <w:p w:rsidR="00D723D1" w:rsidRDefault="00F0667F">
            <w:pPr>
              <w:spacing w:before="144" w:after="144" w:line="201" w:lineRule="auto"/>
              <w:ind w:left="117"/>
              <w:jc w:val="center"/>
              <w:rPr>
                <w:rFonts w:ascii="Times New Roman" w:eastAsia="Times New Roman" w:hAnsi="Times New Roman" w:cs="Times New Roman"/>
                <w:color w:val="000000"/>
                <w:sz w:val="20"/>
                <w:szCs w:val="20"/>
              </w:rPr>
              <w:pPrChange w:id="111" w:author="GAUTAM" w:date="2026-06-04T21:41:00Z">
                <w:pPr>
                  <w:spacing w:before="144" w:after="144" w:line="201" w:lineRule="auto"/>
                  <w:ind w:left="117"/>
                  <w:jc w:val="both"/>
                </w:pPr>
              </w:pPrChange>
            </w:pPr>
            <w:r>
              <w:rPr>
                <w:rFonts w:ascii="Times New Roman" w:eastAsia="Times New Roman" w:hAnsi="Times New Roman" w:cs="Times New Roman"/>
                <w:color w:val="000000"/>
                <w:sz w:val="20"/>
                <w:szCs w:val="20"/>
              </w:rPr>
              <w:t>(HTML, CSS, JS, React)</w:t>
            </w:r>
          </w:p>
        </w:tc>
        <w:tc>
          <w:tcPr>
            <w:tcW w:w="2260" w:type="dxa"/>
            <w:tcBorders>
              <w:top w:val="single" w:sz="4" w:space="0" w:color="000000"/>
              <w:lef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12"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2 Months</w:t>
            </w:r>
          </w:p>
        </w:tc>
        <w:tc>
          <w:tcPr>
            <w:tcW w:w="2260" w:type="dxa"/>
            <w:tcBorders>
              <w:top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13"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Offline</w:t>
            </w:r>
          </w:p>
        </w:tc>
      </w:tr>
      <w:tr w:rsidR="00D723D1">
        <w:trPr>
          <w:trHeight w:val="850"/>
        </w:trPr>
        <w:tc>
          <w:tcPr>
            <w:tcW w:w="2260" w:type="dxa"/>
            <w:tcBorders>
              <w:bottom w:val="single" w:sz="4" w:space="0" w:color="000000"/>
              <w:righ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14"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5</w:t>
            </w:r>
          </w:p>
        </w:tc>
        <w:tc>
          <w:tcPr>
            <w:tcW w:w="2260" w:type="dxa"/>
            <w:tcBorders>
              <w:left w:val="single" w:sz="4" w:space="0" w:color="000000"/>
              <w:bottom w:val="single" w:sz="4" w:space="0" w:color="000000"/>
              <w:right w:val="single" w:sz="4" w:space="0" w:color="000000"/>
            </w:tcBorders>
          </w:tcPr>
          <w:p w:rsidR="00D723D1" w:rsidRDefault="00F0667F">
            <w:pPr>
              <w:spacing w:before="11" w:after="144" w:line="320" w:lineRule="auto"/>
              <w:ind w:left="117" w:right="339"/>
              <w:jc w:val="center"/>
              <w:rPr>
                <w:rFonts w:ascii="Times New Roman" w:eastAsia="Times New Roman" w:hAnsi="Times New Roman" w:cs="Times New Roman"/>
                <w:color w:val="000000"/>
                <w:sz w:val="20"/>
                <w:szCs w:val="20"/>
              </w:rPr>
              <w:pPrChange w:id="115" w:author="GAUTAM" w:date="2026-06-04T21:41:00Z">
                <w:pPr>
                  <w:spacing w:before="11" w:after="144" w:line="320" w:lineRule="auto"/>
                  <w:ind w:left="117" w:right="339"/>
                  <w:jc w:val="both"/>
                </w:pPr>
              </w:pPrChange>
            </w:pPr>
            <w:r>
              <w:rPr>
                <w:rFonts w:ascii="Times New Roman" w:eastAsia="Times New Roman" w:hAnsi="Times New Roman" w:cs="Times New Roman"/>
                <w:color w:val="000000"/>
                <w:sz w:val="20"/>
                <w:szCs w:val="20"/>
              </w:rPr>
              <w:t>Data Science &amp; Data Analytics</w:t>
            </w:r>
          </w:p>
        </w:tc>
        <w:tc>
          <w:tcPr>
            <w:tcW w:w="2260" w:type="dxa"/>
            <w:tcBorders>
              <w:left w:val="single" w:sz="4" w:space="0" w:color="000000"/>
              <w:bottom w:val="single" w:sz="4" w:space="0" w:color="000000"/>
            </w:tcBorders>
          </w:tcPr>
          <w:p w:rsidR="00D723D1" w:rsidRDefault="00F0667F">
            <w:pPr>
              <w:spacing w:before="94" w:line="211" w:lineRule="auto"/>
              <w:ind w:left="117"/>
              <w:jc w:val="center"/>
              <w:rPr>
                <w:rFonts w:ascii="Times New Roman" w:eastAsia="Times New Roman" w:hAnsi="Times New Roman" w:cs="Times New Roman"/>
                <w:color w:val="000000"/>
                <w:sz w:val="20"/>
                <w:szCs w:val="20"/>
              </w:rPr>
              <w:pPrChange w:id="116" w:author="GAUTAM" w:date="2026-06-04T21:41:00Z">
                <w:pPr>
                  <w:spacing w:before="94" w:line="211" w:lineRule="auto"/>
                  <w:ind w:left="117"/>
                  <w:jc w:val="both"/>
                </w:pPr>
              </w:pPrChange>
            </w:pPr>
            <w:r>
              <w:rPr>
                <w:rFonts w:ascii="Times New Roman" w:eastAsia="Times New Roman" w:hAnsi="Times New Roman" w:cs="Times New Roman"/>
                <w:color w:val="000000"/>
                <w:sz w:val="20"/>
                <w:szCs w:val="20"/>
              </w:rPr>
              <w:t>3–6Months</w:t>
            </w:r>
          </w:p>
        </w:tc>
        <w:tc>
          <w:tcPr>
            <w:tcW w:w="2260" w:type="dxa"/>
            <w:tcBorders>
              <w:bottom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17"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Offline</w:t>
            </w:r>
          </w:p>
        </w:tc>
      </w:tr>
      <w:tr w:rsidR="00D723D1">
        <w:trPr>
          <w:trHeight w:val="845"/>
        </w:trPr>
        <w:tc>
          <w:tcPr>
            <w:tcW w:w="2260" w:type="dxa"/>
            <w:tcBorders>
              <w:top w:val="single" w:sz="4" w:space="0" w:color="000000"/>
              <w:righ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18"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6</w:t>
            </w:r>
          </w:p>
        </w:tc>
        <w:tc>
          <w:tcPr>
            <w:tcW w:w="2260" w:type="dxa"/>
            <w:tcBorders>
              <w:top w:val="single" w:sz="4" w:space="0" w:color="000000"/>
              <w:left w:val="single" w:sz="4" w:space="0" w:color="000000"/>
              <w:right w:val="single" w:sz="4" w:space="0" w:color="000000"/>
            </w:tcBorders>
          </w:tcPr>
          <w:p w:rsidR="00D723D1" w:rsidRDefault="00F0667F">
            <w:pPr>
              <w:spacing w:before="11" w:after="144" w:line="320" w:lineRule="auto"/>
              <w:ind w:left="117" w:right="188"/>
              <w:jc w:val="center"/>
              <w:rPr>
                <w:rFonts w:ascii="Times New Roman" w:eastAsia="Times New Roman" w:hAnsi="Times New Roman" w:cs="Times New Roman"/>
                <w:color w:val="000000"/>
                <w:sz w:val="20"/>
                <w:szCs w:val="20"/>
              </w:rPr>
              <w:pPrChange w:id="119" w:author="GAUTAM" w:date="2026-06-04T21:41:00Z">
                <w:pPr>
                  <w:spacing w:before="11" w:after="144" w:line="320" w:lineRule="auto"/>
                  <w:ind w:left="117" w:right="188"/>
                  <w:jc w:val="both"/>
                </w:pPr>
              </w:pPrChange>
            </w:pPr>
            <w:r>
              <w:rPr>
                <w:rFonts w:ascii="Times New Roman" w:eastAsia="Times New Roman" w:hAnsi="Times New Roman" w:cs="Times New Roman"/>
                <w:color w:val="000000"/>
                <w:sz w:val="20"/>
                <w:szCs w:val="20"/>
              </w:rPr>
              <w:t>Database Management (MySQL)</w:t>
            </w:r>
          </w:p>
        </w:tc>
        <w:tc>
          <w:tcPr>
            <w:tcW w:w="2260" w:type="dxa"/>
            <w:tcBorders>
              <w:top w:val="single" w:sz="4" w:space="0" w:color="000000"/>
              <w:lef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20"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1 Month</w:t>
            </w:r>
          </w:p>
        </w:tc>
        <w:tc>
          <w:tcPr>
            <w:tcW w:w="2260" w:type="dxa"/>
            <w:tcBorders>
              <w:top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21"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Offline</w:t>
            </w:r>
          </w:p>
        </w:tc>
      </w:tr>
      <w:tr w:rsidR="00D723D1">
        <w:trPr>
          <w:trHeight w:val="845"/>
        </w:trPr>
        <w:tc>
          <w:tcPr>
            <w:tcW w:w="2260" w:type="dxa"/>
            <w:tcBorders>
              <w:righ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22"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7</w:t>
            </w:r>
          </w:p>
        </w:tc>
        <w:tc>
          <w:tcPr>
            <w:tcW w:w="2260" w:type="dxa"/>
            <w:tcBorders>
              <w:left w:val="single" w:sz="4" w:space="0" w:color="000000"/>
              <w:right w:val="single" w:sz="4" w:space="0" w:color="000000"/>
            </w:tcBorders>
          </w:tcPr>
          <w:p w:rsidR="00D723D1" w:rsidRDefault="00F0667F">
            <w:pPr>
              <w:spacing w:before="11" w:after="144" w:line="320" w:lineRule="auto"/>
              <w:ind w:left="117" w:right="16"/>
              <w:jc w:val="center"/>
              <w:rPr>
                <w:rFonts w:ascii="Times New Roman" w:eastAsia="Times New Roman" w:hAnsi="Times New Roman" w:cs="Times New Roman"/>
                <w:color w:val="000000"/>
                <w:sz w:val="20"/>
                <w:szCs w:val="20"/>
              </w:rPr>
              <w:pPrChange w:id="123" w:author="GAUTAM" w:date="2026-06-04T21:41:00Z">
                <w:pPr>
                  <w:spacing w:before="11" w:after="144" w:line="320" w:lineRule="auto"/>
                  <w:ind w:left="117" w:right="16"/>
                  <w:jc w:val="both"/>
                </w:pPr>
              </w:pPrChange>
            </w:pPr>
            <w:r>
              <w:rPr>
                <w:rFonts w:ascii="Times New Roman" w:eastAsia="Times New Roman" w:hAnsi="Times New Roman" w:cs="Times New Roman"/>
                <w:color w:val="000000"/>
                <w:sz w:val="20"/>
                <w:szCs w:val="20"/>
              </w:rPr>
              <w:t>Cloud Computing (AWS Fundamentals)</w:t>
            </w:r>
          </w:p>
        </w:tc>
        <w:tc>
          <w:tcPr>
            <w:tcW w:w="2260" w:type="dxa"/>
            <w:tcBorders>
              <w:left w:val="single" w:sz="4" w:space="0" w:color="000000"/>
            </w:tcBorders>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24"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1 Month</w:t>
            </w:r>
          </w:p>
        </w:tc>
        <w:tc>
          <w:tcPr>
            <w:tcW w:w="2260" w:type="dxa"/>
          </w:tcPr>
          <w:p w:rsidR="00D723D1" w:rsidRDefault="00F0667F">
            <w:pPr>
              <w:spacing w:before="104" w:line="202" w:lineRule="auto"/>
              <w:ind w:left="117"/>
              <w:jc w:val="center"/>
              <w:rPr>
                <w:rFonts w:ascii="Times New Roman" w:eastAsia="Times New Roman" w:hAnsi="Times New Roman" w:cs="Times New Roman"/>
                <w:color w:val="000000"/>
                <w:sz w:val="20"/>
                <w:szCs w:val="20"/>
              </w:rPr>
              <w:pPrChange w:id="125" w:author="GAUTAM" w:date="2026-06-04T21:41:00Z">
                <w:pPr>
                  <w:spacing w:before="104" w:line="202" w:lineRule="auto"/>
                  <w:ind w:left="117"/>
                  <w:jc w:val="both"/>
                </w:pPr>
              </w:pPrChange>
            </w:pPr>
            <w:r>
              <w:rPr>
                <w:rFonts w:ascii="Times New Roman" w:eastAsia="Times New Roman" w:hAnsi="Times New Roman" w:cs="Times New Roman"/>
                <w:color w:val="000000"/>
                <w:sz w:val="20"/>
                <w:szCs w:val="20"/>
              </w:rPr>
              <w:t>Online</w:t>
            </w:r>
          </w:p>
        </w:tc>
      </w:tr>
    </w:tbl>
    <w:p w:rsidR="00D723D1" w:rsidRDefault="00D723D1">
      <w:pPr>
        <w:spacing w:line="382" w:lineRule="auto"/>
        <w:ind w:left="720"/>
        <w:jc w:val="both"/>
        <w:rPr>
          <w:rFonts w:ascii="Times New Roman" w:eastAsia="Times New Roman" w:hAnsi="Times New Roman" w:cs="Times New Roman"/>
          <w:b/>
          <w:bCs/>
          <w:color w:val="000000"/>
          <w:sz w:val="24"/>
          <w:szCs w:val="24"/>
        </w:rPr>
      </w:pPr>
    </w:p>
    <w:p w:rsidR="00D723D1" w:rsidRDefault="00F0667F">
      <w:pPr>
        <w:tabs>
          <w:tab w:val="left" w:pos="1142"/>
        </w:tabs>
        <w:spacing w:before="240"/>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w:t>
      </w:r>
      <w:r>
        <w:rPr>
          <w:rFonts w:ascii="Times New Roman" w:eastAsia="Times New Roman" w:hAnsi="Times New Roman" w:cs="Times New Roman"/>
          <w:b/>
          <w:bCs/>
          <w:color w:val="000000"/>
          <w:sz w:val="24"/>
          <w:szCs w:val="24"/>
        </w:rPr>
        <w:tab/>
        <w:t>Achievements and Recognition</w:t>
      </w:r>
    </w:p>
    <w:p w:rsidR="00D723D1" w:rsidRDefault="00F0667F">
      <w:pPr>
        <w:spacing w:before="110" w:line="380" w:lineRule="auto"/>
        <w:ind w:left="720" w:right="609"/>
        <w:jc w:val="both"/>
        <w:rPr>
          <w:rFonts w:ascii="Times New Roman" w:eastAsia="Times New Roman" w:hAnsi="Times New Roman" w:cs="Times New Roman"/>
          <w:color w:val="000000"/>
        </w:rPr>
      </w:pPr>
      <w:r>
        <w:rPr>
          <w:rFonts w:ascii="Times New Roman" w:eastAsia="Times New Roman" w:hAnsi="Times New Roman" w:cs="Times New Roman"/>
          <w:color w:val="000000"/>
        </w:rPr>
        <w:t>Since its inception, Future Finder has built a strong reputation for delivering quality training and tangible career outcomes. Key achievements include:</w:t>
      </w:r>
    </w:p>
    <w:p w:rsidR="00D723D1" w:rsidRDefault="00F0667F">
      <w:pPr>
        <w:tabs>
          <w:tab w:val="left" w:pos="1441"/>
          <w:tab w:val="left" w:pos="2487"/>
          <w:tab w:val="left" w:pos="3499"/>
          <w:tab w:val="left" w:pos="4482"/>
          <w:tab w:val="left" w:pos="5370"/>
          <w:tab w:val="left" w:pos="5648"/>
          <w:tab w:val="left" w:pos="6146"/>
          <w:tab w:val="left" w:pos="6660"/>
          <w:tab w:val="left" w:pos="6948"/>
          <w:tab w:val="left" w:pos="7662"/>
          <w:tab w:val="left" w:pos="8492"/>
          <w:tab w:val="left" w:pos="8765"/>
          <w:tab w:val="left" w:pos="9533"/>
        </w:tabs>
        <w:spacing w:before="268" w:line="231" w:lineRule="auto"/>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Successful</w:t>
      </w:r>
      <w:r>
        <w:rPr>
          <w:rFonts w:ascii="Times New Roman" w:eastAsia="Times New Roman" w:hAnsi="Times New Roman" w:cs="Times New Roman"/>
          <w:color w:val="000000"/>
        </w:rPr>
        <w:tab/>
        <w:t>placement</w:t>
      </w:r>
      <w:r>
        <w:rPr>
          <w:rFonts w:ascii="Times New Roman" w:eastAsia="Times New Roman" w:hAnsi="Times New Roman" w:cs="Times New Roman"/>
          <w:color w:val="000000"/>
        </w:rPr>
        <w:tab/>
        <w:t>assistance</w:t>
      </w:r>
      <w:r>
        <w:rPr>
          <w:rFonts w:ascii="Times New Roman" w:eastAsia="Times New Roman" w:hAnsi="Times New Roman" w:cs="Times New Roman"/>
          <w:color w:val="000000"/>
        </w:rPr>
        <w:tab/>
        <w:t>provided</w:t>
      </w:r>
      <w:r>
        <w:rPr>
          <w:rFonts w:ascii="Times New Roman" w:eastAsia="Times New Roman" w:hAnsi="Times New Roman" w:cs="Times New Roman"/>
          <w:color w:val="000000"/>
        </w:rPr>
        <w:tab/>
        <w:t>to</w:t>
      </w:r>
      <w:r>
        <w:rPr>
          <w:rFonts w:ascii="Times New Roman" w:eastAsia="Times New Roman" w:hAnsi="Times New Roman" w:cs="Times New Roman"/>
          <w:color w:val="000000"/>
        </w:rPr>
        <w:tab/>
        <w:t>over</w:t>
      </w:r>
      <w:r>
        <w:rPr>
          <w:rFonts w:ascii="Times New Roman" w:eastAsia="Times New Roman" w:hAnsi="Times New Roman" w:cs="Times New Roman"/>
          <w:color w:val="000000"/>
        </w:rPr>
        <w:tab/>
        <w:t>85%</w:t>
      </w:r>
      <w:r>
        <w:rPr>
          <w:rFonts w:ascii="Times New Roman" w:eastAsia="Times New Roman" w:hAnsi="Times New Roman" w:cs="Times New Roman"/>
          <w:color w:val="000000"/>
        </w:rPr>
        <w:tab/>
        <w:t>of</w:t>
      </w:r>
      <w:r>
        <w:rPr>
          <w:rFonts w:ascii="Times New Roman" w:eastAsia="Times New Roman" w:hAnsi="Times New Roman" w:cs="Times New Roman"/>
          <w:color w:val="000000"/>
        </w:rPr>
        <w:tab/>
        <w:t>trained</w:t>
      </w:r>
      <w:r>
        <w:rPr>
          <w:rFonts w:ascii="Times New Roman" w:eastAsia="Times New Roman" w:hAnsi="Times New Roman" w:cs="Times New Roman"/>
          <w:color w:val="000000"/>
        </w:rPr>
        <w:tab/>
        <w:t>students</w:t>
      </w:r>
      <w:r>
        <w:rPr>
          <w:rFonts w:ascii="Times New Roman" w:eastAsia="Times New Roman" w:hAnsi="Times New Roman" w:cs="Times New Roman"/>
          <w:color w:val="000000"/>
        </w:rPr>
        <w:tab/>
        <w:t>in</w:t>
      </w:r>
      <w:r>
        <w:rPr>
          <w:rFonts w:ascii="Times New Roman" w:eastAsia="Times New Roman" w:hAnsi="Times New Roman" w:cs="Times New Roman"/>
          <w:color w:val="000000"/>
        </w:rPr>
        <w:tab/>
        <w:t>reputed</w:t>
      </w:r>
      <w:r>
        <w:rPr>
          <w:rFonts w:ascii="Times New Roman" w:eastAsia="Times New Roman" w:hAnsi="Times New Roman" w:cs="Times New Roman"/>
          <w:color w:val="000000"/>
        </w:rPr>
        <w:tab/>
        <w:t>IT</w:t>
      </w:r>
    </w:p>
    <w:p w:rsidR="00D723D1" w:rsidRDefault="00F0667F">
      <w:pPr>
        <w:spacing w:before="158" w:line="221" w:lineRule="auto"/>
        <w:ind w:left="1441"/>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organisations</w:t>
      </w:r>
      <w:proofErr w:type="gramEnd"/>
      <w:r>
        <w:rPr>
          <w:rFonts w:ascii="Times New Roman" w:eastAsia="Times New Roman" w:hAnsi="Times New Roman" w:cs="Times New Roman"/>
          <w:color w:val="000000"/>
        </w:rPr>
        <w:t xml:space="preserve"> across Chandigarh, Mohali, and beyond.</w:t>
      </w:r>
    </w:p>
    <w:p w:rsidR="00D723D1" w:rsidRDefault="00F0667F">
      <w:pPr>
        <w:spacing w:before="80" w:line="380" w:lineRule="auto"/>
        <w:ind w:left="1441" w:right="616"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Consistently high student satisfaction ratings, with trainees reporting significant improvement in technical confidence and project-building capabilities.</w:t>
      </w:r>
    </w:p>
    <w:p w:rsidR="00D723D1" w:rsidRDefault="00F0667F">
      <w:pPr>
        <w:spacing w:before="80" w:line="380" w:lineRule="auto"/>
        <w:ind w:left="1441" w:right="602"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Recognised as a preferred training partner by multiple </w:t>
      </w:r>
      <w:proofErr w:type="spellStart"/>
      <w:r>
        <w:rPr>
          <w:rFonts w:ascii="Times New Roman" w:eastAsia="Times New Roman" w:hAnsi="Times New Roman" w:cs="Times New Roman"/>
          <w:color w:val="000000"/>
        </w:rPr>
        <w:t>B.Tech</w:t>
      </w:r>
      <w:proofErr w:type="spellEnd"/>
      <w:r>
        <w:rPr>
          <w:rFonts w:ascii="Times New Roman" w:eastAsia="Times New Roman" w:hAnsi="Times New Roman" w:cs="Times New Roman"/>
          <w:color w:val="000000"/>
        </w:rPr>
        <w:t xml:space="preserve"> institutions in Punjab for their mandatory six-month internship programmes.</w:t>
      </w:r>
    </w:p>
    <w:p w:rsidR="00D723D1" w:rsidRDefault="00F0667F">
      <w:pPr>
        <w:spacing w:before="81" w:line="380" w:lineRule="auto"/>
        <w:ind w:left="1441" w:right="603"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Alumni placed in </w:t>
      </w:r>
      <w:proofErr w:type="gramStart"/>
      <w:r>
        <w:rPr>
          <w:rFonts w:ascii="Times New Roman" w:eastAsia="Times New Roman" w:hAnsi="Times New Roman" w:cs="Times New Roman"/>
          <w:color w:val="000000"/>
        </w:rPr>
        <w:t>companies  including</w:t>
      </w:r>
      <w:proofErr w:type="gramEnd"/>
      <w:r>
        <w:rPr>
          <w:rFonts w:ascii="Times New Roman" w:eastAsia="Times New Roman" w:hAnsi="Times New Roman" w:cs="Times New Roman"/>
          <w:color w:val="000000"/>
        </w:rPr>
        <w:t xml:space="preserve"> Infosys, Wipro, TCS, HCL, and various Chandigarh- based IT startups working in domains of AI, web development, and cloud services.</w:t>
      </w: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F0667F">
      <w:pPr>
        <w:spacing w:before="221" w:line="221" w:lineRule="auto"/>
        <w:ind w:left="-20" w:firstLine="1"/>
        <w:jc w:val="center"/>
        <w:rPr>
          <w:rFonts w:ascii="Times New Roman" w:eastAsia="Times New Roman" w:hAnsi="Times New Roman" w:cs="Times New Roman"/>
          <w:color w:val="000000"/>
        </w:rPr>
        <w:sectPr w:rsidR="00D723D1">
          <w:type w:val="continuous"/>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3</w:t>
      </w:r>
    </w:p>
    <w:p w:rsidR="00D723D1" w:rsidRDefault="00F0667F">
      <w:pPr>
        <w:ind w:left="720"/>
        <w:jc w:val="both"/>
        <w:rPr>
          <w:rFonts w:ascii="Times New Roman" w:eastAsia="Times New Roman" w:hAnsi="Times New Roman" w:cs="Times New Roman"/>
          <w:b/>
          <w:bCs/>
          <w:color w:val="000000"/>
          <w:sz w:val="24"/>
          <w:szCs w:val="24"/>
        </w:rPr>
      </w:pPr>
      <w:bookmarkStart w:id="126" w:name="bookmark=id.gc86uf11lb1i" w:colFirst="0" w:colLast="0"/>
      <w:bookmarkEnd w:id="126"/>
      <w:del w:id="127" w:author="GAUTAM" w:date="2026-06-04T23:42:00Z">
        <w:r w:rsidDel="00F17094">
          <w:rPr>
            <w:noProof/>
            <w:lang w:val="en-US" w:eastAsia="en-US" w:bidi="ar-SA"/>
          </w:rPr>
          <mc:AlternateContent>
            <mc:Choice Requires="wps">
              <w:drawing>
                <wp:anchor distT="0" distB="0" distL="114300" distR="114300" simplePos="0" relativeHeight="251682816" behindDoc="0" locked="0" layoutInCell="1" hidden="0" allowOverlap="1">
                  <wp:simplePos x="0" y="0"/>
                  <wp:positionH relativeFrom="column">
                    <wp:posOffset>-49465</wp:posOffset>
                  </wp:positionH>
                  <wp:positionV relativeFrom="paragraph">
                    <wp:posOffset>-169861</wp:posOffset>
                  </wp:positionV>
                  <wp:extent cx="6974967" cy="41021"/>
                  <wp:effectExtent l="0" t="0" r="0" b="0"/>
                  <wp:wrapNone/>
                  <wp:docPr id="29" name="Freeform 29"/>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CD8FDF7" id="Freeform 29" o:spid="_x0000_s1026" style="position:absolute;margin-left:-3.9pt;margin-top:-13.35pt;width:549.2pt;height:3.2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83840" behindDoc="0" locked="0" layoutInCell="1" hidden="0" allowOverlap="1">
                  <wp:simplePos x="0" y="0"/>
                  <wp:positionH relativeFrom="column">
                    <wp:posOffset>-55561</wp:posOffset>
                  </wp:positionH>
                  <wp:positionV relativeFrom="paragraph">
                    <wp:posOffset>-169861</wp:posOffset>
                  </wp:positionV>
                  <wp:extent cx="41021" cy="10108565"/>
                  <wp:effectExtent l="0" t="0" r="0" b="0"/>
                  <wp:wrapNone/>
                  <wp:docPr id="31" name="Freeform 31"/>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E870A1A" id="Freeform 31" o:spid="_x0000_s1026" style="position:absolute;margin-left:-4.35pt;margin-top:-13.35pt;width:3.25pt;height:795.9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84864" behindDoc="0" locked="0" layoutInCell="1" hidden="0" allowOverlap="1">
                  <wp:simplePos x="0" y="0"/>
                  <wp:positionH relativeFrom="column">
                    <wp:posOffset>6890576</wp:posOffset>
                  </wp:positionH>
                  <wp:positionV relativeFrom="paragraph">
                    <wp:posOffset>-169861</wp:posOffset>
                  </wp:positionV>
                  <wp:extent cx="41021" cy="10108565"/>
                  <wp:effectExtent l="0" t="0" r="0" b="0"/>
                  <wp:wrapNone/>
                  <wp:docPr id="28" name="Freeform 28"/>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ABB3BB2" id="Freeform 28" o:spid="_x0000_s1026" style="position:absolute;margin-left:542.55pt;margin-top:-13.35pt;width:3.25pt;height:795.95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" path="m15748,10099040l15748,e" filled="f">
                  <v:stroke startarrowwidth="narrow" startarrowlength="short" endarrowwidth="narrow" endarrowlength="short" miterlimit="52f" joinstyle="miter"/>
                  <v:path arrowok="t" o:extrusionok="f"/>
                </v:shape>
              </w:pict>
            </mc:Fallback>
          </mc:AlternateContent>
        </w:r>
      </w:del>
      <w:r>
        <w:rPr>
          <w:noProof/>
          <w:lang w:val="en-US" w:eastAsia="en-US" w:bidi="ar-SA"/>
        </w:rPr>
        <mc:AlternateContent>
          <mc:Choice Requires="wps">
            <w:drawing>
              <wp:anchor distT="0" distB="0" distL="114300" distR="114300" simplePos="0" relativeHeight="251685888" behindDoc="0" locked="0" layoutInCell="1" hidden="0" allowOverlap="1">
                <wp:simplePos x="0" y="0"/>
                <wp:positionH relativeFrom="column">
                  <wp:posOffset>-49465</wp:posOffset>
                </wp:positionH>
                <wp:positionV relativeFrom="paragraph">
                  <wp:posOffset>9913938</wp:posOffset>
                </wp:positionV>
                <wp:extent cx="6974967" cy="41021"/>
                <wp:effectExtent l="0" t="0" r="0" b="0"/>
                <wp:wrapNone/>
                <wp:docPr id="9" name="Freeform 9"/>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8EB2209" id="Freeform 9" o:spid="_x0000_s1026" style="position:absolute;margin-left:-3.9pt;margin-top:780.65pt;width:549.2pt;height:3.25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" path="m,12598r6965442,e" filled="f">
                <v:stroke startarrowwidth="narrow" startarrowlength="short" endarrowwidth="narrow" endarrowlength="short" miterlimit="52f" joinstyle="miter"/>
                <v:path arrowok="t" o:extrusionok="f"/>
              </v:shape>
            </w:pict>
          </mc:Fallback>
        </mc:AlternateContent>
      </w:r>
    </w:p>
    <w:p w:rsidR="00D723D1" w:rsidRDefault="00D723D1">
      <w:pPr>
        <w:spacing w:line="279" w:lineRule="auto"/>
        <w:ind w:left="720"/>
        <w:jc w:val="both"/>
        <w:rPr>
          <w:rFonts w:ascii="Times New Roman" w:eastAsia="Times New Roman" w:hAnsi="Times New Roman" w:cs="Times New Roman"/>
          <w:b/>
          <w:bCs/>
          <w:color w:val="000000"/>
          <w:sz w:val="24"/>
          <w:szCs w:val="24"/>
        </w:rPr>
      </w:pPr>
    </w:p>
    <w:p w:rsidR="00D723D1" w:rsidRDefault="00F0667F">
      <w:pPr>
        <w:tabs>
          <w:tab w:val="left" w:pos="1142"/>
        </w:tabs>
        <w:spacing w:before="240"/>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w:t>
      </w:r>
      <w:r>
        <w:rPr>
          <w:rFonts w:ascii="Times New Roman" w:eastAsia="Times New Roman" w:hAnsi="Times New Roman" w:cs="Times New Roman"/>
          <w:b/>
          <w:bCs/>
          <w:color w:val="000000"/>
          <w:sz w:val="24"/>
          <w:szCs w:val="24"/>
        </w:rPr>
        <w:tab/>
        <w:t>Training Methodology</w:t>
      </w:r>
    </w:p>
    <w:p w:rsidR="00D723D1" w:rsidRDefault="00F0667F">
      <w:pPr>
        <w:spacing w:before="110" w:line="380" w:lineRule="auto"/>
        <w:ind w:left="720" w:right="604"/>
        <w:jc w:val="both"/>
        <w:rPr>
          <w:rFonts w:ascii="Times New Roman" w:eastAsia="Times New Roman" w:hAnsi="Times New Roman" w:cs="Times New Roman"/>
          <w:color w:val="000000"/>
        </w:rPr>
      </w:pPr>
      <w:r>
        <w:rPr>
          <w:rFonts w:ascii="Times New Roman" w:eastAsia="Times New Roman" w:hAnsi="Times New Roman" w:cs="Times New Roman"/>
          <w:color w:val="000000"/>
        </w:rPr>
        <w:t>Future Finder follows a structured, project-first training methodology that distinguishes it from conventional coaching institutes. The approach is built on four pillars:</w:t>
      </w:r>
    </w:p>
    <w:p w:rsidR="00D723D1" w:rsidRDefault="00F0667F">
      <w:pPr>
        <w:tabs>
          <w:tab w:val="left" w:pos="1276"/>
        </w:tabs>
        <w:spacing w:before="322" w:line="221"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1.7.1</w:t>
      </w:r>
      <w:r>
        <w:rPr>
          <w:rFonts w:ascii="Times New Roman" w:eastAsia="Times New Roman" w:hAnsi="Times New Roman" w:cs="Times New Roman"/>
          <w:b/>
          <w:bCs/>
          <w:color w:val="000000"/>
        </w:rPr>
        <w:tab/>
        <w:t>Concept Building</w:t>
      </w:r>
    </w:p>
    <w:p w:rsidR="00D723D1" w:rsidRDefault="00F0667F">
      <w:pPr>
        <w:spacing w:before="75" w:line="380" w:lineRule="auto"/>
        <w:ind w:left="720" w:right="611"/>
        <w:jc w:val="both"/>
        <w:rPr>
          <w:rFonts w:ascii="Times New Roman" w:eastAsia="Times New Roman" w:hAnsi="Times New Roman" w:cs="Times New Roman"/>
          <w:color w:val="000000"/>
        </w:rPr>
      </w:pPr>
      <w:r>
        <w:rPr>
          <w:rFonts w:ascii="Times New Roman" w:eastAsia="Times New Roman" w:hAnsi="Times New Roman" w:cs="Times New Roman"/>
          <w:color w:val="000000"/>
        </w:rPr>
        <w:t>Each training module begins with a thorough conceptual introduction covering theory, algorithms, and real-world context. Instructors use case studies and visual aids to ensure students develop a strong foundational understanding before moving to implementation.</w:t>
      </w:r>
    </w:p>
    <w:p w:rsidR="00D723D1" w:rsidRDefault="00F0667F">
      <w:pPr>
        <w:tabs>
          <w:tab w:val="left" w:pos="1272"/>
        </w:tabs>
        <w:spacing w:before="322" w:line="221"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1.7.2</w:t>
      </w:r>
      <w:r>
        <w:rPr>
          <w:rFonts w:ascii="Times New Roman" w:eastAsia="Times New Roman" w:hAnsi="Times New Roman" w:cs="Times New Roman"/>
          <w:b/>
          <w:bCs/>
          <w:color w:val="000000"/>
        </w:rPr>
        <w:tab/>
        <w:t>Hands-On Laboratory Sessions</w:t>
      </w:r>
    </w:p>
    <w:p w:rsidR="00D723D1" w:rsidRDefault="00F0667F">
      <w:pPr>
        <w:spacing w:before="235" w:line="221"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Every concept is immediately followed by guided lab sessions where students implement the concepts</w:t>
      </w:r>
    </w:p>
    <w:p w:rsidR="00D723D1" w:rsidRDefault="00F0667F">
      <w:pPr>
        <w:spacing w:before="4" w:line="380" w:lineRule="auto"/>
        <w:ind w:left="720" w:right="609"/>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on</w:t>
      </w:r>
      <w:proofErr w:type="gramEnd"/>
      <w:r>
        <w:rPr>
          <w:rFonts w:ascii="Times New Roman" w:eastAsia="Times New Roman" w:hAnsi="Times New Roman" w:cs="Times New Roman"/>
          <w:color w:val="000000"/>
        </w:rPr>
        <w:t xml:space="preserve"> real datasets and development environments. This ensures active learning and immediate application of knowledge.</w:t>
      </w:r>
    </w:p>
    <w:p w:rsidR="00D723D1" w:rsidRDefault="00F0667F">
      <w:pPr>
        <w:tabs>
          <w:tab w:val="left" w:pos="1272"/>
        </w:tabs>
        <w:spacing w:before="322" w:line="221"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1.7.3</w:t>
      </w:r>
      <w:r>
        <w:rPr>
          <w:rFonts w:ascii="Times New Roman" w:eastAsia="Times New Roman" w:hAnsi="Times New Roman" w:cs="Times New Roman"/>
          <w:b/>
          <w:bCs/>
          <w:color w:val="000000"/>
        </w:rPr>
        <w:tab/>
        <w:t>Live Project Assignment</w:t>
      </w:r>
    </w:p>
    <w:p w:rsidR="00D723D1" w:rsidRDefault="00F0667F">
      <w:pPr>
        <w:spacing w:before="75" w:line="380" w:lineRule="auto"/>
        <w:ind w:left="720" w:right="614"/>
        <w:jc w:val="both"/>
        <w:rPr>
          <w:rFonts w:ascii="Times New Roman" w:eastAsia="Times New Roman" w:hAnsi="Times New Roman" w:cs="Times New Roman"/>
          <w:color w:val="000000"/>
        </w:rPr>
        <w:sectPr w:rsidR="00D723D1">
          <w:pgSz w:w="11904" w:h="16838"/>
          <w:pgMar w:top="720" w:right="720" w:bottom="694" w:left="720" w:header="708" w:footer="0" w:gutter="0"/>
          <w:cols w:space="720" w:equalWidth="0">
            <w:col w:w="10465" w:space="0"/>
          </w:cols>
        </w:sectPr>
      </w:pPr>
      <w:proofErr w:type="gramStart"/>
      <w:r>
        <w:rPr>
          <w:rFonts w:ascii="Times New Roman" w:eastAsia="Times New Roman" w:hAnsi="Times New Roman" w:cs="Times New Roman"/>
          <w:color w:val="000000"/>
        </w:rPr>
        <w:t>Students  are</w:t>
      </w:r>
      <w:proofErr w:type="gramEnd"/>
      <w:r>
        <w:rPr>
          <w:rFonts w:ascii="Times New Roman" w:eastAsia="Times New Roman" w:hAnsi="Times New Roman" w:cs="Times New Roman"/>
          <w:color w:val="000000"/>
        </w:rPr>
        <w:t xml:space="preserve"> assigned industry-relevant  projects  from the beginning of  their  training.  </w:t>
      </w:r>
      <w:proofErr w:type="gramStart"/>
      <w:r>
        <w:rPr>
          <w:rFonts w:ascii="Times New Roman" w:eastAsia="Times New Roman" w:hAnsi="Times New Roman" w:cs="Times New Roman"/>
          <w:color w:val="000000"/>
        </w:rPr>
        <w:t>For  the</w:t>
      </w:r>
      <w:proofErr w:type="gramEnd"/>
      <w:r>
        <w:rPr>
          <w:rFonts w:ascii="Times New Roman" w:eastAsia="Times New Roman" w:hAnsi="Times New Roman" w:cs="Times New Roman"/>
          <w:color w:val="000000"/>
        </w:rPr>
        <w:t xml:space="preserve"> current batch, projects include domains such as plant disease detection using CNN, sentiment analysis, object detection systems, and e-commerce recommendation engines.</w:t>
      </w: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pPr>
        <w:ind w:firstLine="1"/>
        <w:jc w:val="both"/>
        <w:rPr>
          <w:rFonts w:ascii="Times New Roman" w:eastAsia="Times New Roman" w:hAnsi="Times New Roman" w:cs="Times New Roman"/>
          <w:color w:val="000000"/>
        </w:rPr>
      </w:pPr>
    </w:p>
    <w:p w:rsidR="00D723D1" w:rsidRDefault="00D723D1" w:rsidP="005A3B3C">
      <w:pPr>
        <w:spacing w:before="221" w:line="221" w:lineRule="auto"/>
        <w:rPr>
          <w:rFonts w:ascii="Times New Roman" w:eastAsia="Times New Roman" w:hAnsi="Times New Roman" w:cs="Times New Roman"/>
          <w:color w:val="000000"/>
        </w:rPr>
        <w:sectPr w:rsidR="00D723D1">
          <w:type w:val="continuous"/>
          <w:pgSz w:w="11904" w:h="16838"/>
          <w:pgMar w:top="720" w:right="720" w:bottom="694" w:left="720" w:header="708" w:footer="0" w:gutter="0"/>
          <w:cols w:space="720" w:equalWidth="0">
            <w:col w:w="10465" w:space="0"/>
          </w:cols>
        </w:sectPr>
      </w:pPr>
    </w:p>
    <w:p w:rsidR="00D723D1" w:rsidRDefault="00F0667F" w:rsidP="005A3B3C">
      <w:pPr>
        <w:spacing w:line="49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w:t>
      </w:r>
      <w:del w:id="128" w:author="GAUTAM" w:date="2026-06-04T23:42:00Z">
        <w:r w:rsidDel="00F17094">
          <w:rPr>
            <w:noProof/>
            <w:lang w:val="en-US" w:eastAsia="en-US" w:bidi="ar-SA"/>
          </w:rPr>
          <mc:AlternateContent>
            <mc:Choice Requires="wps">
              <w:drawing>
                <wp:anchor distT="0" distB="0" distL="114300" distR="114300" simplePos="0" relativeHeight="251686912" behindDoc="0" locked="0" layoutInCell="1" hidden="0" allowOverlap="1">
                  <wp:simplePos x="0" y="0"/>
                  <wp:positionH relativeFrom="column">
                    <wp:posOffset>-49465</wp:posOffset>
                  </wp:positionH>
                  <wp:positionV relativeFrom="paragraph">
                    <wp:posOffset>-169861</wp:posOffset>
                  </wp:positionV>
                  <wp:extent cx="6974967" cy="41021"/>
                  <wp:effectExtent l="0" t="0" r="0" b="0"/>
                  <wp:wrapNone/>
                  <wp:docPr id="7" name="Freeform 7"/>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41ECB91" id="Freeform 7" o:spid="_x0000_s1026" style="position:absolute;margin-left:-3.9pt;margin-top:-13.35pt;width:549.2pt;height:3.25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" path="m,15748r6965442,e" filled="f">
                  <v:stroke startarrowwidth="narrow" startarrowlength="short" endarrowwidth="narrow" endarrowlength="short" miterlimit="52f" joinstyle="miter"/>
                  <v:path arrowok="t" o:extrusionok="f"/>
                </v:shape>
              </w:pict>
            </mc:Fallback>
          </mc:AlternateContent>
        </w:r>
      </w:del>
      <w:del w:id="129" w:author="GAUTAM" w:date="2026-06-04T23:43:00Z">
        <w:r w:rsidDel="00F17094">
          <w:rPr>
            <w:noProof/>
            <w:lang w:val="en-US" w:eastAsia="en-US" w:bidi="ar-SA"/>
          </w:rPr>
          <mc:AlternateContent>
            <mc:Choice Requires="wps">
              <w:drawing>
                <wp:anchor distT="0" distB="0" distL="114300" distR="114300" simplePos="0" relativeHeight="251687936" behindDoc="0" locked="0" layoutInCell="1" hidden="0" allowOverlap="1">
                  <wp:simplePos x="0" y="0"/>
                  <wp:positionH relativeFrom="column">
                    <wp:posOffset>-55561</wp:posOffset>
                  </wp:positionH>
                  <wp:positionV relativeFrom="paragraph">
                    <wp:posOffset>-169861</wp:posOffset>
                  </wp:positionV>
                  <wp:extent cx="41021" cy="10108565"/>
                  <wp:effectExtent l="0" t="0" r="0" b="0"/>
                  <wp:wrapNone/>
                  <wp:docPr id="21" name="Freeform 21"/>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C44F5A5" id="Freeform 21" o:spid="_x0000_s1026" style="position:absolute;margin-left:-4.35pt;margin-top:-13.35pt;width:3.25pt;height:795.95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" path="m15748,10099040l15748,e" filled="f">
                  <v:stroke startarrowwidth="narrow" startarrowlength="short" endarrowwidth="narrow" endarrowlength="short" miterlimit="52f" joinstyle="miter"/>
                  <v:path arrowok="t" o:extrusionok="f"/>
                </v:shape>
              </w:pict>
            </mc:Fallback>
          </mc:AlternateContent>
        </w:r>
        <w:r w:rsidDel="00F17094">
          <w:rPr>
            <w:noProof/>
            <w:lang w:val="en-US" w:eastAsia="en-US" w:bidi="ar-SA"/>
          </w:rPr>
          <mc:AlternateContent>
            <mc:Choice Requires="wps">
              <w:drawing>
                <wp:anchor distT="0" distB="0" distL="114300" distR="114300" simplePos="0" relativeHeight="251688960" behindDoc="0" locked="0" layoutInCell="1" hidden="0" allowOverlap="1">
                  <wp:simplePos x="0" y="0"/>
                  <wp:positionH relativeFrom="column">
                    <wp:posOffset>6890576</wp:posOffset>
                  </wp:positionH>
                  <wp:positionV relativeFrom="paragraph">
                    <wp:posOffset>-169861</wp:posOffset>
                  </wp:positionV>
                  <wp:extent cx="41021" cy="10108565"/>
                  <wp:effectExtent l="0" t="0" r="0" b="0"/>
                  <wp:wrapNone/>
                  <wp:docPr id="23" name="Freeform 23"/>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1F76D82" id="Freeform 23" o:spid="_x0000_s1026" style="position:absolute;margin-left:542.55pt;margin-top:-13.35pt;width:3.25pt;height:795.95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" path="m15748,10099040l15748,e" filled="f">
                  <v:stroke startarrowwidth="narrow" startarrowlength="short" endarrowwidth="narrow" endarrowlength="short" miterlimit="52f" joinstyle="miter"/>
                  <v:path arrowok="t" o:extrusionok="f"/>
                </v:shape>
              </w:pict>
            </mc:Fallback>
          </mc:AlternateContent>
        </w:r>
      </w:del>
      <w:r>
        <w:rPr>
          <w:noProof/>
          <w:lang w:val="en-US" w:eastAsia="en-US" w:bidi="ar-SA"/>
        </w:rPr>
        <mc:AlternateContent>
          <mc:Choice Requires="wps">
            <w:drawing>
              <wp:anchor distT="0" distB="0" distL="114300" distR="114300" simplePos="0" relativeHeight="251689984" behindDoc="0" locked="0" layoutInCell="1" hidden="0" allowOverlap="1">
                <wp:simplePos x="0" y="0"/>
                <wp:positionH relativeFrom="column">
                  <wp:posOffset>-49465</wp:posOffset>
                </wp:positionH>
                <wp:positionV relativeFrom="paragraph">
                  <wp:posOffset>9913938</wp:posOffset>
                </wp:positionV>
                <wp:extent cx="6974967" cy="41021"/>
                <wp:effectExtent l="0" t="0" r="0" b="0"/>
                <wp:wrapNone/>
                <wp:docPr id="6" name="Freeform 6"/>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BAED3BD" id="Freeform 6" o:spid="_x0000_s1026" style="position:absolute;margin-left:-3.9pt;margin-top:780.65pt;width:549.2pt;height:3.25pt;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" path="m,12598r6965442,e" filled="f">
                <v:stroke startarrowwidth="narrow" startarrowlength="short" endarrowwidth="narrow" endarrowlength="short" miterlimit="52f" joinstyle="miter"/>
                <v:path arrowok="t" o:extrusionok="f"/>
              </v:shape>
            </w:pict>
          </mc:Fallback>
        </mc:AlternateContent>
      </w:r>
    </w:p>
    <w:p w:rsidR="00D723D1" w:rsidRDefault="00F0667F">
      <w:pPr>
        <w:spacing w:line="490" w:lineRule="auto"/>
        <w:ind w:left="56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D723D1" w:rsidRDefault="00F0667F">
      <w:pPr>
        <w:pStyle w:val="Heading2"/>
        <w:keepNext w:val="0"/>
        <w:keepLines w:val="0"/>
        <w:spacing w:line="490" w:lineRule="auto"/>
        <w:ind w:left="708"/>
        <w:jc w:val="both"/>
        <w:rPr>
          <w:rFonts w:ascii="Times New Roman" w:eastAsia="Times New Roman" w:hAnsi="Times New Roman" w:cs="Times New Roman"/>
          <w:sz w:val="22"/>
          <w:szCs w:val="22"/>
        </w:rPr>
      </w:pPr>
      <w:bookmarkStart w:id="130" w:name="_heading=h.fbr06dgsx3vl" w:colFirst="0" w:colLast="0"/>
      <w:bookmarkEnd w:id="130"/>
      <w:r>
        <w:rPr>
          <w:rFonts w:ascii="Times New Roman" w:eastAsia="Times New Roman" w:hAnsi="Times New Roman" w:cs="Times New Roman"/>
          <w:sz w:val="22"/>
          <w:szCs w:val="22"/>
        </w:rPr>
        <w:t>2.1 Introduction to Recruitment Dashboard Analysis</w:t>
      </w:r>
    </w:p>
    <w:p w:rsidR="00D723D1" w:rsidRDefault="00D723D1">
      <w:pPr>
        <w:spacing w:line="490" w:lineRule="auto"/>
        <w:ind w:left="-1180"/>
        <w:jc w:val="both"/>
        <w:rPr>
          <w:rFonts w:ascii="Times New Roman" w:eastAsia="Times New Roman" w:hAnsi="Times New Roman" w:cs="Times New Roman"/>
        </w:rPr>
      </w:pPr>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noProof/>
          <w:lang w:val="en-US" w:eastAsia="en-US" w:bidi="ar-SA"/>
        </w:rPr>
        <w:drawing>
          <wp:inline distT="114300" distB="114300" distL="114300" distR="114300">
            <wp:extent cx="4945813" cy="2774292"/>
            <wp:effectExtent l="0" t="0" r="0" b="0"/>
            <wp:docPr id="41" name="image7.jpg" descr="https://images.openai.com/static-rsc-4/pjMao7bZ4TP32WbzUA589tvHb6DdfkxXRPkiqB29wyglRSokRkp9ZEX_uqt5Fp2y76VUGPFTZnL7wCDeG0HPmK6YnAKNh252FNMmskxVf2gUbhMDeSjY9Y8pO5fD6G5ySvWVnokwJrfIiCyUD70hKZ4Utqnwp0mfNZgC4a1JnK4PXQhkyn0zMJiPYLeNdI1I?purpose=fullsize"/>
            <wp:cNvGraphicFramePr/>
            <a:graphic xmlns:a="http://schemas.openxmlformats.org/drawingml/2006/main">
              <a:graphicData uri="http://schemas.openxmlformats.org/drawingml/2006/picture">
                <pic:pic xmlns:pic="http://schemas.openxmlformats.org/drawingml/2006/picture">
                  <pic:nvPicPr>
                    <pic:cNvPr id="0" name="image7.jpg" descr="https://images.openai.com/static-rsc-4/pjMao7bZ4TP32WbzUA589tvHb6DdfkxXRPkiqB29wyglRSokRkp9ZEX_uqt5Fp2y76VUGPFTZnL7wCDeG0HPmK6YnAKNh252FNMmskxVf2gUbhMDeSjY9Y8pO5fD6G5ySvWVnokwJrfIiCyUD70hKZ4Utqnwp0mfNZgC4a1JnK4PXQhkyn0zMJiPYLeNdI1I?purpose=fullsize"/>
                    <pic:cNvPicPr preferRelativeResize="0"/>
                  </pic:nvPicPr>
                  <pic:blipFill>
                    <a:blip r:embed="rId13"/>
                    <a:srcRect/>
                    <a:stretch>
                      <a:fillRect/>
                    </a:stretch>
                  </pic:blipFill>
                  <pic:spPr>
                    <a:xfrm>
                      <a:off x="0" y="0"/>
                      <a:ext cx="4945813" cy="2774292"/>
                    </a:xfrm>
                    <a:prstGeom prst="rect">
                      <a:avLst/>
                    </a:prstGeom>
                    <a:ln/>
                  </pic:spPr>
                </pic:pic>
              </a:graphicData>
            </a:graphic>
          </wp:inline>
        </w:drawing>
      </w:r>
    </w:p>
    <w:p w:rsidR="00D723D1" w:rsidRDefault="00F0667F">
      <w:pPr>
        <w:spacing w:line="490" w:lineRule="auto"/>
        <w:ind w:left="-1180"/>
        <w:jc w:val="both"/>
        <w:rPr>
          <w:rFonts w:ascii="Times New Roman" w:eastAsia="Times New Roman" w:hAnsi="Times New Roman" w:cs="Times New Roman"/>
        </w:rPr>
      </w:pPr>
      <w:r>
        <w:rPr>
          <w:rFonts w:ascii="Times New Roman" w:eastAsia="Times New Roman" w:hAnsi="Times New Roman" w:cs="Times New Roman"/>
        </w:rPr>
        <w:t>4</w:t>
      </w:r>
    </w:p>
    <w:p w:rsidR="00D723D1" w:rsidRDefault="00F0667F">
      <w:pPr>
        <w:spacing w:before="240" w:after="240" w:line="490" w:lineRule="auto"/>
        <w:ind w:left="283"/>
        <w:jc w:val="both"/>
        <w:rPr>
          <w:rFonts w:ascii="Times New Roman" w:eastAsia="Times New Roman" w:hAnsi="Times New Roman" w:cs="Times New Roman"/>
        </w:rPr>
        <w:pPrChange w:id="131" w:author="GAUTAM" w:date="2026-06-04T21:42:00Z">
          <w:pPr>
            <w:spacing w:before="240" w:after="240" w:line="490" w:lineRule="auto"/>
            <w:jc w:val="both"/>
          </w:pPr>
        </w:pPrChange>
      </w:pPr>
      <w:r>
        <w:rPr>
          <w:rFonts w:ascii="Times New Roman" w:eastAsia="Times New Roman" w:hAnsi="Times New Roman" w:cs="Times New Roman"/>
        </w:rPr>
        <w:t>Recruitment Dashboard Analysis is a business intelligence solution designed to monitor, evaluate, and improve the recruitment process within an organization. In today's competitive business environment, organizations receive thousands of job applications from candidates across different platforms. Managing and analyzing this large volume of recruitment data manually is time-consuming and prone to errors. A Recruitment Dashboard provides a centralized platform where Human Resource (HR) professionals can track recruitment activities, monitor hiring performance, and gain valuable insights from recruitment data. Using interactive visualizations, charts, and Key Performance Indicators (KPIs), organizations can evaluate hiring efficiency, candidate conversion rates, recruitment source effectiveness, and overall workforce planning. This project utilizes Power BI to transform raw recruitment data into meaningful insights that support strategic decision-making and improve talent acquisition processes.</w:t>
      </w:r>
    </w:p>
    <w:p w:rsidR="00D723D1" w:rsidRDefault="00D723D1">
      <w:pPr>
        <w:pStyle w:val="Heading3"/>
        <w:keepNext w:val="0"/>
        <w:keepLines w:val="0"/>
        <w:spacing w:line="490" w:lineRule="auto"/>
        <w:ind w:left="-1180"/>
        <w:jc w:val="both"/>
        <w:rPr>
          <w:rFonts w:ascii="Times New Roman" w:eastAsia="Times New Roman" w:hAnsi="Times New Roman" w:cs="Times New Roman"/>
          <w:b w:val="0"/>
          <w:bCs w:val="0"/>
          <w:sz w:val="22"/>
          <w:szCs w:val="22"/>
        </w:rPr>
      </w:pPr>
      <w:bookmarkStart w:id="132" w:name="_heading=h.6cehsh7d0pe8" w:colFirst="0" w:colLast="0"/>
      <w:bookmarkEnd w:id="132"/>
    </w:p>
    <w:p w:rsidR="00D723D1" w:rsidRDefault="00D723D1">
      <w:pPr>
        <w:pStyle w:val="Heading3"/>
        <w:keepNext w:val="0"/>
        <w:keepLines w:val="0"/>
        <w:spacing w:line="490" w:lineRule="auto"/>
        <w:ind w:left="-1180"/>
        <w:jc w:val="both"/>
        <w:rPr>
          <w:rFonts w:ascii="Times New Roman" w:eastAsia="Times New Roman" w:hAnsi="Times New Roman" w:cs="Times New Roman"/>
          <w:b w:val="0"/>
          <w:bCs w:val="0"/>
          <w:sz w:val="22"/>
          <w:szCs w:val="22"/>
        </w:rPr>
      </w:pPr>
      <w:bookmarkStart w:id="133" w:name="_heading=h.r4a0wyjbap75" w:colFirst="0" w:colLast="0"/>
      <w:bookmarkEnd w:id="133"/>
    </w:p>
    <w:p w:rsidR="00D723D1" w:rsidRDefault="00F0667F">
      <w:pPr>
        <w:pStyle w:val="Heading3"/>
        <w:keepNext w:val="0"/>
        <w:keepLines w:val="0"/>
        <w:spacing w:line="490" w:lineRule="auto"/>
        <w:ind w:left="-1180"/>
        <w:jc w:val="both"/>
        <w:rPr>
          <w:rFonts w:ascii="Times New Roman" w:eastAsia="Times New Roman" w:hAnsi="Times New Roman" w:cs="Times New Roman"/>
          <w:b w:val="0"/>
          <w:bCs w:val="0"/>
          <w:sz w:val="22"/>
          <w:szCs w:val="22"/>
        </w:rPr>
      </w:pPr>
      <w:bookmarkStart w:id="134" w:name="_heading=h.5m37gngeojb5" w:colFirst="0" w:colLast="0"/>
      <w:bookmarkEnd w:id="134"/>
      <w:r>
        <w:rPr>
          <w:rFonts w:ascii="Times New Roman" w:eastAsia="Times New Roman" w:hAnsi="Times New Roman" w:cs="Times New Roman"/>
          <w:b w:val="0"/>
          <w:bCs w:val="0"/>
          <w:sz w:val="22"/>
          <w:szCs w:val="22"/>
        </w:rPr>
        <w:t>4</w:t>
      </w:r>
    </w:p>
    <w:p w:rsidR="00D723D1" w:rsidRDefault="00F0667F">
      <w:pPr>
        <w:pStyle w:val="Heading3"/>
        <w:keepNext w:val="0"/>
        <w:keepLines w:val="0"/>
        <w:spacing w:line="490" w:lineRule="auto"/>
        <w:ind w:left="-1180"/>
        <w:jc w:val="center"/>
        <w:rPr>
          <w:rFonts w:ascii="Times New Roman" w:eastAsia="Times New Roman" w:hAnsi="Times New Roman" w:cs="Times New Roman"/>
          <w:b w:val="0"/>
          <w:bCs w:val="0"/>
          <w:sz w:val="22"/>
          <w:szCs w:val="22"/>
        </w:rPr>
      </w:pPr>
      <w:bookmarkStart w:id="135" w:name="_heading=h.4k8vk6peur90" w:colFirst="0" w:colLast="0"/>
      <w:bookmarkEnd w:id="135"/>
      <w:r>
        <w:rPr>
          <w:rFonts w:ascii="Times New Roman" w:eastAsia="Times New Roman" w:hAnsi="Times New Roman" w:cs="Times New Roman"/>
          <w:b w:val="0"/>
          <w:bCs w:val="0"/>
          <w:sz w:val="22"/>
          <w:szCs w:val="22"/>
        </w:rPr>
        <w:t>Table 2.1: Importance of Recruitment Dashboard</w:t>
      </w:r>
    </w:p>
    <w:tbl>
      <w:tblPr>
        <w:tblStyle w:val="a3"/>
        <w:tblW w:w="9345"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4065"/>
        <w:gridCol w:w="5280"/>
      </w:tblGrid>
      <w:tr w:rsidR="00D723D1">
        <w:trPr>
          <w:trHeight w:val="515"/>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b/>
                <w:bCs/>
              </w:rPr>
            </w:pPr>
            <w:r>
              <w:rPr>
                <w:rFonts w:ascii="Times New Roman" w:eastAsia="Times New Roman" w:hAnsi="Times New Roman" w:cs="Times New Roman"/>
                <w:b/>
                <w:bCs/>
              </w:rPr>
              <w:t>Feature</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b/>
                <w:bCs/>
              </w:rPr>
            </w:pPr>
            <w:r>
              <w:rPr>
                <w:rFonts w:ascii="Times New Roman" w:eastAsia="Times New Roman" w:hAnsi="Times New Roman" w:cs="Times New Roman"/>
                <w:b/>
                <w:bCs/>
              </w:rPr>
              <w:t>Benefit</w:t>
            </w:r>
          </w:p>
        </w:tc>
      </w:tr>
      <w:tr w:rsidR="00D723D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Real-time Monitoring</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Tracks hiring activities instantly</w:t>
            </w:r>
          </w:p>
        </w:tc>
      </w:tr>
      <w:tr w:rsidR="00D723D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Data Visualization</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Simplifies complex recruitment data</w:t>
            </w:r>
          </w:p>
        </w:tc>
      </w:tr>
      <w:tr w:rsidR="00D723D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KPI Analysis</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Measures recruitment performance</w:t>
            </w:r>
          </w:p>
        </w:tc>
      </w:tr>
      <w:tr w:rsidR="00D723D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Better Decision Making</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Supports strategic hiring</w:t>
            </w:r>
          </w:p>
        </w:tc>
      </w:tr>
      <w:tr w:rsidR="00D723D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Cost Reduction</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D723D1" w:rsidRDefault="00F0667F">
            <w:pPr>
              <w:spacing w:line="490" w:lineRule="auto"/>
              <w:jc w:val="both"/>
              <w:rPr>
                <w:rFonts w:ascii="Times New Roman" w:eastAsia="Times New Roman" w:hAnsi="Times New Roman" w:cs="Times New Roman"/>
              </w:rPr>
            </w:pPr>
            <w:r>
              <w:rPr>
                <w:rFonts w:ascii="Times New Roman" w:eastAsia="Times New Roman" w:hAnsi="Times New Roman" w:cs="Times New Roman"/>
              </w:rPr>
              <w:t>Optimizes recruitment expenses</w:t>
            </w:r>
          </w:p>
        </w:tc>
      </w:tr>
    </w:tbl>
    <w:p w:rsidR="00D723D1" w:rsidRDefault="00D723D1">
      <w:pPr>
        <w:spacing w:line="490" w:lineRule="auto"/>
        <w:ind w:left="-1180"/>
        <w:jc w:val="both"/>
        <w:rPr>
          <w:rFonts w:ascii="Times New Roman" w:eastAsia="Times New Roman" w:hAnsi="Times New Roman" w:cs="Times New Roman"/>
        </w:rPr>
      </w:pP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136" w:name="_heading=h.u95ov1l8y1fm" w:colFirst="0" w:colLast="0"/>
      <w:bookmarkEnd w:id="136"/>
      <w:r>
        <w:rPr>
          <w:rFonts w:ascii="Times New Roman" w:eastAsia="Times New Roman" w:hAnsi="Times New Roman" w:cs="Times New Roman"/>
          <w:b w:val="0"/>
          <w:bCs w:val="0"/>
          <w:sz w:val="24"/>
          <w:szCs w:val="24"/>
        </w:rPr>
        <w:t>2.1.1 Overview of Recruitment Management</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 xml:space="preserve">Recruitment Management refers to the systematic process of attracting, screening, selecting, and hiring qualified candidates for organizational positions. The recruitment process begins with identifying workforce requirements and creating job descriptions. Organizations then advertise job vacancies through various recruitment channels such as job portals, company websites, social media platforms, and employee referrals. After receiving applications, candidates are shortlisted based on predefined criteria and invited for interviews. Successful candidates receive job offers and are </w:t>
      </w:r>
      <w:proofErr w:type="spellStart"/>
      <w:r>
        <w:rPr>
          <w:rFonts w:ascii="Times New Roman" w:eastAsia="Times New Roman" w:hAnsi="Times New Roman" w:cs="Times New Roman"/>
        </w:rPr>
        <w:t>onboarded</w:t>
      </w:r>
      <w:proofErr w:type="spellEnd"/>
      <w:r>
        <w:rPr>
          <w:rFonts w:ascii="Times New Roman" w:eastAsia="Times New Roman" w:hAnsi="Times New Roman" w:cs="Times New Roman"/>
        </w:rPr>
        <w:t xml:space="preserve"> into the organization. Effective recruitment management ensures that organizations hire the right talent at the right time while minimizing recruitment costs and improving employee retention. Recruitment dashboards help HR managers monitor every stage of this process and identify areas for improvement.</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137" w:name="_heading=h.9r27mdtz6ujp" w:colFirst="0" w:colLast="0"/>
      <w:bookmarkEnd w:id="137"/>
      <w:r>
        <w:rPr>
          <w:rFonts w:ascii="Times New Roman" w:eastAsia="Times New Roman" w:hAnsi="Times New Roman" w:cs="Times New Roman"/>
          <w:b w:val="0"/>
          <w:bCs w:val="0"/>
          <w:sz w:val="24"/>
          <w:szCs w:val="24"/>
        </w:rPr>
        <w:t>2.1.2 Challenges in Traditional Recruitment Process</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Traditional recruitment methods often rely on spreadsheets, paper records, emails, and manual reporting systems. These approaches create several challenges for HR departments. Manual data management can lead to errors, duplication, and inconsistency in recruitment records. HR professionals may struggle to track candidate progress, recruitment timelines, and hiring performance across multiple departments. Reporting and performance analysis become time-consuming, making it difficult to identify recruitment bottlenecks. Additionally, organizations may lack visibility into recruitment costs, candidate sources, and hiring effectiveness. As businesses grow, managing recruitment data manually becomes increasingly complex, highlighting the need for automated dashboard-based solutions.</w:t>
      </w:r>
    </w:p>
    <w:p w:rsidR="00D723D1" w:rsidRDefault="00F0667F">
      <w:pPr>
        <w:pStyle w:val="Heading3"/>
        <w:keepNext w:val="0"/>
        <w:keepLines w:val="0"/>
        <w:spacing w:line="490" w:lineRule="auto"/>
        <w:jc w:val="both"/>
        <w:rPr>
          <w:rFonts w:ascii="Times New Roman" w:eastAsia="Times New Roman" w:hAnsi="Times New Roman" w:cs="Times New Roman"/>
          <w:sz w:val="24"/>
          <w:szCs w:val="24"/>
        </w:rPr>
      </w:pPr>
      <w:bookmarkStart w:id="138" w:name="_heading=h.58x1klvj160h" w:colFirst="0" w:colLast="0"/>
      <w:bookmarkEnd w:id="138"/>
      <w:r>
        <w:rPr>
          <w:rFonts w:ascii="Times New Roman" w:eastAsia="Times New Roman" w:hAnsi="Times New Roman" w:cs="Times New Roman"/>
          <w:sz w:val="24"/>
          <w:szCs w:val="24"/>
        </w:rPr>
        <w:t>Table 2.2: Traditional vs Dashboard-Based Recruitment</w:t>
      </w:r>
    </w:p>
    <w:tbl>
      <w:tblPr>
        <w:tblStyle w:val="a4"/>
        <w:tblW w:w="10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0"/>
        <w:gridCol w:w="5910"/>
      </w:tblGrid>
      <w:tr w:rsidR="00D723D1">
        <w:trPr>
          <w:trHeight w:val="51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Traditional Recruitment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Dashboard-Based Recruitment</w:t>
            </w:r>
          </w:p>
        </w:tc>
      </w:tr>
      <w:tr w:rsidR="00D723D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Manual Reporting</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Automated Reporting</w:t>
            </w:r>
          </w:p>
        </w:tc>
      </w:tr>
      <w:tr w:rsidR="00D723D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Time Consuming</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Real-Time Insights</w:t>
            </w:r>
          </w:p>
        </w:tc>
      </w:tr>
      <w:tr w:rsidR="00D723D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High Error Rate</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Accurate Data Analysis</w:t>
            </w:r>
          </w:p>
        </w:tc>
      </w:tr>
      <w:tr w:rsidR="00D723D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Limited Visualization</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Interactive Dashboards</w:t>
            </w:r>
          </w:p>
        </w:tc>
      </w:tr>
      <w:tr w:rsidR="00D723D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Difficult Tracking</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Easy Candidate Tracking</w:t>
            </w:r>
          </w:p>
        </w:tc>
      </w:tr>
    </w:tbl>
    <w:p w:rsidR="00D723D1" w:rsidRDefault="00D723D1">
      <w:pPr>
        <w:spacing w:line="490" w:lineRule="auto"/>
        <w:ind w:left="-1180"/>
        <w:jc w:val="both"/>
        <w:rPr>
          <w:rFonts w:ascii="Times New Roman" w:eastAsia="Times New Roman" w:hAnsi="Times New Roman" w:cs="Times New Roman"/>
        </w:rPr>
      </w:pPr>
    </w:p>
    <w:p w:rsidR="00D723D1" w:rsidRDefault="00F0667F">
      <w:pPr>
        <w:spacing w:line="490" w:lineRule="auto"/>
        <w:ind w:left="-1180" w:firstLine="103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2.1.3 Need for Data-Driven Recruitment</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Modern organizations increasingly rely on data-driven recruitment strategies to make informed hiring decisions. Data-driven recruitment uses historical and real-time recruitment data to evaluate hiring performance, identify trends, and improve recruitment outcomes. Instead of relying solely on intuition, HR professionals can analyze measurable indicators such as time-to-hire, cost-per-hire, offer acceptance rates, and source effectiveness. By utilizing data analytics, organizations can identify the most successful recruitment channels, predict hiring requirements, and optimize workforce planning. Data-driven recruitment improves hiring quality, reduces recruitment costs, and increases organizational productivity.</w:t>
      </w:r>
    </w:p>
    <w:p w:rsidR="00D723D1" w:rsidRDefault="00F0667F">
      <w:pPr>
        <w:pStyle w:val="Heading2"/>
        <w:keepNext w:val="0"/>
        <w:keepLines w:val="0"/>
        <w:spacing w:line="490" w:lineRule="auto"/>
        <w:ind w:left="-1180" w:firstLine="1180"/>
        <w:jc w:val="both"/>
        <w:rPr>
          <w:rFonts w:ascii="Times New Roman" w:eastAsia="Times New Roman" w:hAnsi="Times New Roman" w:cs="Times New Roman"/>
          <w:sz w:val="24"/>
          <w:szCs w:val="24"/>
        </w:rPr>
      </w:pPr>
      <w:bookmarkStart w:id="139" w:name="_heading=h.fal7i39lckb" w:colFirst="0" w:colLast="0"/>
      <w:bookmarkEnd w:id="139"/>
      <w:r>
        <w:rPr>
          <w:rFonts w:ascii="Times New Roman" w:eastAsia="Times New Roman" w:hAnsi="Times New Roman" w:cs="Times New Roman"/>
          <w:sz w:val="24"/>
          <w:szCs w:val="24"/>
        </w:rPr>
        <w:t>2.1.4 Role of Business Intelligence in Recruitment</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Business Intelligence (BI) plays a critical role in transforming recruitment data into actionable insights. BI tools such as Power BI collect, organize, analyze, and visualize recruitment data from multiple sources. Through interactive dashboards, HR managers can monitor key recruitment metrics and identify performance trends. Business Intelligence enables organizations to measure recruitment effectiveness, compare departmental hiring performance, and forecast future hiring needs. The use of BI enhances transparency, improves reporting accuracy, and supports evidence-based decision-making within HR departments.</w:t>
      </w:r>
    </w:p>
    <w:p w:rsidR="00D723D1" w:rsidRDefault="00D723D1">
      <w:pPr>
        <w:spacing w:before="240" w:after="240" w:line="490" w:lineRule="auto"/>
        <w:jc w:val="both"/>
        <w:rPr>
          <w:rFonts w:ascii="Times New Roman" w:eastAsia="Times New Roman" w:hAnsi="Times New Roman" w:cs="Times New Roman"/>
        </w:rPr>
      </w:pPr>
    </w:p>
    <w:p w:rsidR="00D723D1" w:rsidRDefault="00F0667F">
      <w:pPr>
        <w:pStyle w:val="Heading3"/>
        <w:keepNext w:val="0"/>
        <w:keepLines w:val="0"/>
        <w:spacing w:line="490" w:lineRule="auto"/>
        <w:ind w:left="425"/>
        <w:jc w:val="both"/>
        <w:rPr>
          <w:rFonts w:ascii="Times New Roman" w:eastAsia="Times New Roman" w:hAnsi="Times New Roman" w:cs="Times New Roman"/>
          <w:sz w:val="22"/>
          <w:szCs w:val="22"/>
        </w:rPr>
      </w:pPr>
      <w:bookmarkStart w:id="140" w:name="_heading=h.3f6hupjr22ej" w:colFirst="0" w:colLast="0"/>
      <w:bookmarkEnd w:id="140"/>
      <w:r>
        <w:rPr>
          <w:rFonts w:ascii="Times New Roman" w:eastAsia="Times New Roman" w:hAnsi="Times New Roman" w:cs="Times New Roman"/>
          <w:sz w:val="22"/>
          <w:szCs w:val="22"/>
        </w:rPr>
        <w:t xml:space="preserve"> Figure 2.2: Business Intelligence Framework</w:t>
      </w:r>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rPr>
        <w:t>Data Collection</w:t>
      </w:r>
    </w:p>
    <w:p w:rsidR="00D723D1" w:rsidRDefault="00377B47">
      <w:pPr>
        <w:spacing w:line="490" w:lineRule="auto"/>
        <w:ind w:left="-1180"/>
        <w:jc w:val="center"/>
        <w:rPr>
          <w:rFonts w:ascii="Times New Roman" w:eastAsia="Times New Roman" w:hAnsi="Times New Roman" w:cs="Times New Roman"/>
        </w:rPr>
      </w:pPr>
      <w:sdt>
        <w:sdtPr>
          <w:tag w:val="goog_rdk_0"/>
          <w:id w:val="-104817108"/>
        </w:sdtPr>
        <w:sdtEndPr/>
        <w:sdtContent>
          <w:r w:rsidR="00F0667F">
            <w:rPr>
              <w:rFonts w:ascii="Cardo" w:eastAsia="Cardo" w:hAnsi="Cardo" w:cs="Cardo"/>
            </w:rPr>
            <w:t xml:space="preserve">      ↓</w:t>
          </w:r>
        </w:sdtContent>
      </w:sdt>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rPr>
        <w:t>Data Cleaning</w:t>
      </w:r>
    </w:p>
    <w:p w:rsidR="00D723D1" w:rsidRDefault="00377B47">
      <w:pPr>
        <w:spacing w:line="490" w:lineRule="auto"/>
        <w:ind w:left="425"/>
        <w:jc w:val="center"/>
        <w:rPr>
          <w:rFonts w:ascii="Times New Roman" w:eastAsia="Times New Roman" w:hAnsi="Times New Roman" w:cs="Times New Roman"/>
        </w:rPr>
      </w:pPr>
      <w:sdt>
        <w:sdtPr>
          <w:tag w:val="goog_rdk_1"/>
          <w:id w:val="990168426"/>
        </w:sdtPr>
        <w:sdtEndPr/>
        <w:sdtContent>
          <w:r w:rsidR="00F0667F">
            <w:rPr>
              <w:rFonts w:ascii="Cardo" w:eastAsia="Cardo" w:hAnsi="Cardo" w:cs="Cardo"/>
            </w:rPr>
            <w:t xml:space="preserve">      ↓</w:t>
          </w:r>
        </w:sdtContent>
      </w:sdt>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rPr>
        <w:t>Data Modeling</w:t>
      </w:r>
    </w:p>
    <w:p w:rsidR="00D723D1" w:rsidRDefault="00377B47">
      <w:pPr>
        <w:spacing w:line="490" w:lineRule="auto"/>
        <w:ind w:left="-1180"/>
        <w:jc w:val="center"/>
        <w:rPr>
          <w:rFonts w:ascii="Times New Roman" w:eastAsia="Times New Roman" w:hAnsi="Times New Roman" w:cs="Times New Roman"/>
        </w:rPr>
      </w:pPr>
      <w:sdt>
        <w:sdtPr>
          <w:tag w:val="goog_rdk_2"/>
          <w:id w:val="-1978728612"/>
        </w:sdtPr>
        <w:sdtEndPr/>
        <w:sdtContent>
          <w:r w:rsidR="00F0667F">
            <w:rPr>
              <w:rFonts w:ascii="Cardo" w:eastAsia="Cardo" w:hAnsi="Cardo" w:cs="Cardo"/>
            </w:rPr>
            <w:t xml:space="preserve">      ↓</w:t>
          </w:r>
        </w:sdtContent>
      </w:sdt>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rPr>
        <w:t>Dashboard Creation</w:t>
      </w:r>
    </w:p>
    <w:p w:rsidR="00D723D1" w:rsidRDefault="00377B47">
      <w:pPr>
        <w:spacing w:line="490" w:lineRule="auto"/>
        <w:ind w:left="-1180"/>
        <w:jc w:val="center"/>
        <w:rPr>
          <w:rFonts w:ascii="Times New Roman" w:eastAsia="Times New Roman" w:hAnsi="Times New Roman" w:cs="Times New Roman"/>
        </w:rPr>
      </w:pPr>
      <w:sdt>
        <w:sdtPr>
          <w:tag w:val="goog_rdk_3"/>
          <w:id w:val="-1837069369"/>
        </w:sdtPr>
        <w:sdtEndPr/>
        <w:sdtContent>
          <w:r w:rsidR="00F0667F">
            <w:rPr>
              <w:rFonts w:ascii="Cardo" w:eastAsia="Cardo" w:hAnsi="Cardo" w:cs="Cardo"/>
            </w:rPr>
            <w:t xml:space="preserve">      ↓</w:t>
          </w:r>
        </w:sdtContent>
      </w:sdt>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rPr>
        <w:t>Insights &amp; Dec</w:t>
      </w:r>
      <w:r>
        <w:rPr>
          <w:rFonts w:ascii="Times New Roman" w:eastAsia="Times New Roman" w:hAnsi="Times New Roman" w:cs="Times New Roman"/>
          <w:b/>
          <w:bCs/>
        </w:rPr>
        <w:t>i</w:t>
      </w:r>
      <w:r>
        <w:rPr>
          <w:rFonts w:ascii="Times New Roman" w:eastAsia="Times New Roman" w:hAnsi="Times New Roman" w:cs="Times New Roman"/>
        </w:rPr>
        <w:t>sion Making</w:t>
      </w:r>
    </w:p>
    <w:p w:rsidR="005A3B3C" w:rsidRDefault="005A3B3C">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bookmarkStart w:id="141" w:name="_heading=h.t2d110jnuktx" w:colFirst="0" w:colLast="0"/>
      <w:bookmarkEnd w:id="141"/>
    </w:p>
    <w:p w:rsidR="005A3B3C" w:rsidRDefault="005A3B3C">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p>
    <w:p w:rsidR="005A3B3C" w:rsidRDefault="005A3B3C">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p>
    <w:p w:rsidR="005A3B3C" w:rsidRDefault="005A3B3C">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p>
    <w:p w:rsidR="005A3B3C" w:rsidRDefault="005A3B3C">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p>
    <w:p w:rsidR="005A3B3C" w:rsidRDefault="005A3B3C">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p>
    <w:p w:rsidR="00D723D1" w:rsidRDefault="00F0667F">
      <w:pPr>
        <w:pStyle w:val="Heading2"/>
        <w:keepNext w:val="0"/>
        <w:keepLines w:val="0"/>
        <w:spacing w:line="490" w:lineRule="auto"/>
        <w:ind w:left="-1180" w:firstLine="1038"/>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2.1.5 Introduction to Power BI</w:t>
      </w:r>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noProof/>
          <w:lang w:val="en-US" w:eastAsia="en-US" w:bidi="ar-SA"/>
        </w:rPr>
        <w:drawing>
          <wp:inline distT="114300" distB="114300" distL="114300" distR="114300">
            <wp:extent cx="6019543" cy="5424488"/>
            <wp:effectExtent l="0" t="0" r="0" b="0"/>
            <wp:docPr id="45" name="image18.jpg" descr="https://images.openai.com/static-rsc-4/17Ipf1b77LrghBz26xxm-t1RGOJR6uEumeqZdIy8SihUg512vs6MQrsCwLvmqVQA8rNwYTc0LGeUbC05KfvLAxtJaLpLCGVCBmXGKY2kJpmPTKNktzueo7P3donoUpTb-0vnSzrzJ8UVrcbo-8nwXdXdh03RRXBYtpUApaMqJk4GKqf_JMvxFI-P-Lu-bXl3?purpose=fullsize"/>
            <wp:cNvGraphicFramePr/>
            <a:graphic xmlns:a="http://schemas.openxmlformats.org/drawingml/2006/main">
              <a:graphicData uri="http://schemas.openxmlformats.org/drawingml/2006/picture">
                <pic:pic xmlns:pic="http://schemas.openxmlformats.org/drawingml/2006/picture">
                  <pic:nvPicPr>
                    <pic:cNvPr id="0" name="image18.jpg" descr="https://images.openai.com/static-rsc-4/17Ipf1b77LrghBz26xxm-t1RGOJR6uEumeqZdIy8SihUg512vs6MQrsCwLvmqVQA8rNwYTc0LGeUbC05KfvLAxtJaLpLCGVCBmXGKY2kJpmPTKNktzueo7P3donoUpTb-0vnSzrzJ8UVrcbo-8nwXdXdh03RRXBYtpUApaMqJk4GKqf_JMvxFI-P-Lu-bXl3?purpose=fullsize"/>
                    <pic:cNvPicPr preferRelativeResize="0"/>
                  </pic:nvPicPr>
                  <pic:blipFill>
                    <a:blip r:embed="rId14"/>
                    <a:srcRect/>
                    <a:stretch>
                      <a:fillRect/>
                    </a:stretch>
                  </pic:blipFill>
                  <pic:spPr>
                    <a:xfrm>
                      <a:off x="0" y="0"/>
                      <a:ext cx="6019543" cy="5424488"/>
                    </a:xfrm>
                    <a:prstGeom prst="rect">
                      <a:avLst/>
                    </a:prstGeom>
                    <a:ln/>
                  </pic:spPr>
                </pic:pic>
              </a:graphicData>
            </a:graphic>
          </wp:inline>
        </w:drawing>
      </w:r>
    </w:p>
    <w:p w:rsidR="00D723D1" w:rsidRDefault="00D723D1">
      <w:pPr>
        <w:spacing w:line="490" w:lineRule="auto"/>
        <w:ind w:left="-1180"/>
        <w:jc w:val="both"/>
        <w:rPr>
          <w:rFonts w:ascii="Times New Roman" w:eastAsia="Times New Roman" w:hAnsi="Times New Roman" w:cs="Times New Roman"/>
        </w:rPr>
      </w:pPr>
    </w:p>
    <w:p w:rsidR="00D723D1" w:rsidRDefault="00F0667F">
      <w:pPr>
        <w:spacing w:line="490" w:lineRule="auto"/>
        <w:ind w:left="-1180"/>
        <w:jc w:val="center"/>
        <w:rPr>
          <w:rFonts w:ascii="Times New Roman" w:eastAsia="Times New Roman" w:hAnsi="Times New Roman" w:cs="Times New Roman"/>
        </w:rPr>
      </w:pPr>
      <w:r>
        <w:rPr>
          <w:rFonts w:ascii="Times New Roman" w:eastAsia="Times New Roman" w:hAnsi="Times New Roman" w:cs="Times New Roman"/>
          <w:noProof/>
          <w:lang w:val="en-US" w:eastAsia="en-US" w:bidi="ar-SA"/>
        </w:rPr>
        <w:drawing>
          <wp:inline distT="114300" distB="114300" distL="114300" distR="114300">
            <wp:extent cx="6645600" cy="3314700"/>
            <wp:effectExtent l="0" t="0" r="0" b="0"/>
            <wp:docPr id="38" name="image10.jpg" descr="https://images.openai.com/static-rsc-4/rYxsUEndrXDicYh0k47KwnborHF9KX7rM5jBu7VX54nF9-mbHQAfnsk4tBLZJyeWkP1ATKYs42wKhJYcwb2LT8lr_YxbQQUpQuI3CNeP43hy0ivw3WkF62uYo3ZShw72YBwGK5mhkSUNyq2dHwv5N365N4fHcTT0u7wANcPYqdoELXadYsomkho6AfcTzFBo?purpose=fullsize"/>
            <wp:cNvGraphicFramePr/>
            <a:graphic xmlns:a="http://schemas.openxmlformats.org/drawingml/2006/main">
              <a:graphicData uri="http://schemas.openxmlformats.org/drawingml/2006/picture">
                <pic:pic xmlns:pic="http://schemas.openxmlformats.org/drawingml/2006/picture">
                  <pic:nvPicPr>
                    <pic:cNvPr id="0" name="image10.jpg" descr="https://images.openai.com/static-rsc-4/rYxsUEndrXDicYh0k47KwnborHF9KX7rM5jBu7VX54nF9-mbHQAfnsk4tBLZJyeWkP1ATKYs42wKhJYcwb2LT8lr_YxbQQUpQuI3CNeP43hy0ivw3WkF62uYo3ZShw72YBwGK5mhkSUNyq2dHwv5N365N4fHcTT0u7wANcPYqdoELXadYsomkho6AfcTzFBo?purpose=fullsize"/>
                    <pic:cNvPicPr preferRelativeResize="0"/>
                  </pic:nvPicPr>
                  <pic:blipFill>
                    <a:blip r:embed="rId15"/>
                    <a:srcRect/>
                    <a:stretch>
                      <a:fillRect/>
                    </a:stretch>
                  </pic:blipFill>
                  <pic:spPr>
                    <a:xfrm>
                      <a:off x="0" y="0"/>
                      <a:ext cx="6645600" cy="3314700"/>
                    </a:xfrm>
                    <a:prstGeom prst="rect">
                      <a:avLst/>
                    </a:prstGeom>
                    <a:ln/>
                  </pic:spPr>
                </pic:pic>
              </a:graphicData>
            </a:graphic>
          </wp:inline>
        </w:drawing>
      </w:r>
    </w:p>
    <w:p w:rsidR="00D723D1" w:rsidRDefault="00F0667F">
      <w:pPr>
        <w:spacing w:line="490" w:lineRule="auto"/>
        <w:ind w:left="-1180"/>
        <w:jc w:val="both"/>
        <w:rPr>
          <w:rFonts w:ascii="Times New Roman" w:eastAsia="Times New Roman" w:hAnsi="Times New Roman" w:cs="Times New Roman"/>
        </w:rPr>
      </w:pPr>
      <w:r>
        <w:rPr>
          <w:rFonts w:ascii="Times New Roman" w:eastAsia="Times New Roman" w:hAnsi="Times New Roman" w:cs="Times New Roman"/>
        </w:rPr>
        <w:t>6</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Power BI is a powerful business intelligence and data visualization tool developed by Microsoft Corporation. It enables users to connect multiple data sources, transform data, create interactive dashboards, and generate meaningful reports. Power BI provides various visualization options including charts, graphs, maps, tables, and KPI cards that help users understand complex data easily. In this project, Power BI is used to analyze recruitment data and create an interactive dashboard that provides insights into hiring trends, candidate performance, recruitment sources, and workforce planning. Its user-friendly interface and advanced analytical capabilities make it an ideal tool for recruitment analytics.</w:t>
      </w:r>
    </w:p>
    <w:p w:rsidR="00D723D1" w:rsidRDefault="00F0667F">
      <w:pPr>
        <w:pStyle w:val="Heading2"/>
        <w:keepNext w:val="0"/>
        <w:keepLines w:val="0"/>
        <w:spacing w:line="490" w:lineRule="auto"/>
        <w:ind w:left="-1180" w:firstLine="1180"/>
        <w:jc w:val="both"/>
        <w:rPr>
          <w:rFonts w:ascii="Times New Roman" w:eastAsia="Times New Roman" w:hAnsi="Times New Roman" w:cs="Times New Roman"/>
          <w:b w:val="0"/>
          <w:bCs w:val="0"/>
          <w:sz w:val="24"/>
          <w:szCs w:val="24"/>
        </w:rPr>
      </w:pPr>
      <w:bookmarkStart w:id="142" w:name="_heading=h.mzqg1v44dj5u" w:colFirst="0" w:colLast="0"/>
      <w:bookmarkEnd w:id="142"/>
      <w:r>
        <w:rPr>
          <w:rFonts w:ascii="Times New Roman" w:eastAsia="Times New Roman" w:hAnsi="Times New Roman" w:cs="Times New Roman"/>
          <w:b w:val="0"/>
          <w:bCs w:val="0"/>
          <w:sz w:val="24"/>
          <w:szCs w:val="24"/>
        </w:rPr>
        <w:t>2.1.6 Recruitment KPIs and Metrics</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 xml:space="preserve">Key Performance Indicators (KPIs) are measurable values used to evaluate recruitment performance. Recruitment KPIs help organizations monitor efficiency and identify improvement opportunities. Common recruitment metrics include total applications received, shortlisted candidates, interviews conducted, </w:t>
      </w:r>
      <w:proofErr w:type="gramStart"/>
      <w:r>
        <w:rPr>
          <w:rFonts w:ascii="Times New Roman" w:eastAsia="Times New Roman" w:hAnsi="Times New Roman" w:cs="Times New Roman"/>
        </w:rPr>
        <w:t>offers</w:t>
      </w:r>
      <w:proofErr w:type="gramEnd"/>
      <w:r>
        <w:rPr>
          <w:rFonts w:ascii="Times New Roman" w:eastAsia="Times New Roman" w:hAnsi="Times New Roman" w:cs="Times New Roman"/>
        </w:rPr>
        <w:t xml:space="preserve"> extended, successful hires, cost-per-hire, time-to-fill positions, and offer acceptance rates. These indicators provide valuable insights into recruitment effectiveness and support strategic HR planning. By tracking KPIs through dashboards, organizations can continuously improve hiring outcomes and optimize recruitment processes.</w:t>
      </w:r>
    </w:p>
    <w:p w:rsidR="00D723D1" w:rsidRDefault="00D723D1">
      <w:pPr>
        <w:pStyle w:val="Heading1"/>
        <w:keepNext w:val="0"/>
        <w:keepLines w:val="0"/>
        <w:spacing w:line="490" w:lineRule="auto"/>
        <w:ind w:left="-1180"/>
        <w:jc w:val="both"/>
        <w:rPr>
          <w:rFonts w:ascii="Times New Roman" w:eastAsia="Times New Roman" w:hAnsi="Times New Roman" w:cs="Times New Roman"/>
          <w:b w:val="0"/>
          <w:bCs w:val="0"/>
          <w:sz w:val="22"/>
          <w:szCs w:val="22"/>
        </w:rPr>
      </w:pPr>
      <w:bookmarkStart w:id="143" w:name="_heading=h.24mihmz175o0" w:colFirst="0" w:colLast="0"/>
      <w:bookmarkEnd w:id="143"/>
    </w:p>
    <w:p w:rsidR="00D723D1" w:rsidRDefault="00F0667F">
      <w:pPr>
        <w:pStyle w:val="Heading1"/>
        <w:keepNext w:val="0"/>
        <w:keepLines w:val="0"/>
        <w:spacing w:line="490" w:lineRule="auto"/>
        <w:ind w:left="-1180" w:firstLine="1180"/>
        <w:jc w:val="both"/>
        <w:rPr>
          <w:rFonts w:ascii="Times New Roman" w:eastAsia="Times New Roman" w:hAnsi="Times New Roman" w:cs="Times New Roman"/>
          <w:b w:val="0"/>
          <w:bCs w:val="0"/>
          <w:sz w:val="24"/>
          <w:szCs w:val="24"/>
        </w:rPr>
      </w:pPr>
      <w:bookmarkStart w:id="144" w:name="_heading=h.g233n5y1tvy" w:colFirst="0" w:colLast="0"/>
      <w:bookmarkEnd w:id="144"/>
      <w:r>
        <w:rPr>
          <w:rFonts w:ascii="Times New Roman" w:eastAsia="Times New Roman" w:hAnsi="Times New Roman" w:cs="Times New Roman"/>
          <w:b w:val="0"/>
          <w:bCs w:val="0"/>
          <w:sz w:val="24"/>
          <w:szCs w:val="24"/>
        </w:rPr>
        <w:t>2.2 Applications of Recruitment Dashboard</w:t>
      </w:r>
    </w:p>
    <w:p w:rsidR="00D723D1" w:rsidRDefault="00F0667F">
      <w:pPr>
        <w:pStyle w:val="Heading2"/>
        <w:keepNext w:val="0"/>
        <w:keepLines w:val="0"/>
        <w:spacing w:line="490" w:lineRule="auto"/>
        <w:ind w:left="-1180" w:firstLine="1180"/>
        <w:jc w:val="both"/>
        <w:rPr>
          <w:rFonts w:ascii="Times New Roman" w:eastAsia="Times New Roman" w:hAnsi="Times New Roman" w:cs="Times New Roman"/>
          <w:b w:val="0"/>
          <w:bCs w:val="0"/>
          <w:sz w:val="24"/>
          <w:szCs w:val="24"/>
        </w:rPr>
      </w:pPr>
      <w:bookmarkStart w:id="145" w:name="_heading=h.cbk8x0eblpmt" w:colFirst="0" w:colLast="0"/>
      <w:bookmarkEnd w:id="145"/>
      <w:r>
        <w:rPr>
          <w:rFonts w:ascii="Times New Roman" w:eastAsia="Times New Roman" w:hAnsi="Times New Roman" w:cs="Times New Roman"/>
          <w:b w:val="0"/>
          <w:bCs w:val="0"/>
          <w:sz w:val="24"/>
          <w:szCs w:val="24"/>
        </w:rPr>
        <w:t>2.2.1 Candidate Tracking and Monitoring</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A Recruitment Dashboard allows HR teams to track candidate progress throughout the hiring lifecycle. Recruiters can monitor application status, interview schedules, assessment results, and final hiring decisions. This improves communication, reduces delays, and enhances candidate experience. Real-time candidate tracking helps organizations manage large applicant pools efficiently and ensures transparency throughout the recruitment process.</w:t>
      </w:r>
    </w:p>
    <w:p w:rsidR="00D723D1" w:rsidRDefault="00F0667F">
      <w:pPr>
        <w:pStyle w:val="Heading2"/>
        <w:keepNext w:val="0"/>
        <w:keepLines w:val="0"/>
        <w:spacing w:line="490" w:lineRule="auto"/>
        <w:jc w:val="both"/>
        <w:rPr>
          <w:rFonts w:ascii="Times New Roman" w:eastAsia="Times New Roman" w:hAnsi="Times New Roman" w:cs="Times New Roman"/>
          <w:b w:val="0"/>
          <w:bCs w:val="0"/>
          <w:sz w:val="24"/>
          <w:szCs w:val="24"/>
        </w:rPr>
      </w:pPr>
      <w:bookmarkStart w:id="146" w:name="_heading=h.szdsnygb1oi" w:colFirst="0" w:colLast="0"/>
      <w:bookmarkEnd w:id="146"/>
      <w:r>
        <w:rPr>
          <w:rFonts w:ascii="Times New Roman" w:eastAsia="Times New Roman" w:hAnsi="Times New Roman" w:cs="Times New Roman"/>
          <w:b w:val="0"/>
          <w:bCs w:val="0"/>
          <w:sz w:val="24"/>
          <w:szCs w:val="24"/>
        </w:rPr>
        <w:t>2.2.2 Recruitment Performance Analysis</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Recruitment dashboards provide detailed insights into recruitment performance by measuring key metrics such as hiring speed, candidate quality, and recruitment efficiency. HR managers can compare recruitment outcomes across departments and identify areas requiring improvement. Performance analysis enables organizations to refine recruitment strategies and achieve better hiring results.</w:t>
      </w:r>
    </w:p>
    <w:p w:rsidR="00D723D1" w:rsidRDefault="00F0667F">
      <w:pPr>
        <w:pStyle w:val="Heading3"/>
        <w:keepNext w:val="0"/>
        <w:keepLines w:val="0"/>
        <w:spacing w:line="490" w:lineRule="auto"/>
        <w:jc w:val="both"/>
        <w:rPr>
          <w:rFonts w:ascii="Times New Roman" w:eastAsia="Times New Roman" w:hAnsi="Times New Roman" w:cs="Times New Roman"/>
          <w:b w:val="0"/>
          <w:bCs w:val="0"/>
          <w:sz w:val="24"/>
          <w:szCs w:val="24"/>
        </w:rPr>
      </w:pPr>
      <w:bookmarkStart w:id="147" w:name="_heading=h.ly7ssfn0mohx" w:colFirst="0" w:colLast="0"/>
      <w:bookmarkEnd w:id="147"/>
      <w:r>
        <w:rPr>
          <w:rFonts w:ascii="Times New Roman" w:eastAsia="Times New Roman" w:hAnsi="Times New Roman" w:cs="Times New Roman"/>
          <w:b w:val="0"/>
          <w:bCs w:val="0"/>
          <w:sz w:val="24"/>
          <w:szCs w:val="24"/>
        </w:rPr>
        <w:t>2.3 Hiring Source Effectiveness</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Organizations use multiple recruitment channels including job portals, employee referrals, social media, and company websites. Recruitment dashboards analyze source effectiveness by tracking the number of candidates generated, shortlisted, and hired from each source. This analysis helps organizations allocate recruitment budgets efficiently and focus on high-performing hiring channels.</w:t>
      </w:r>
    </w:p>
    <w:p w:rsidR="00D723D1" w:rsidRDefault="00F0667F">
      <w:pPr>
        <w:pStyle w:val="Heading2"/>
        <w:keepNext w:val="0"/>
        <w:keepLines w:val="0"/>
        <w:spacing w:line="490" w:lineRule="auto"/>
        <w:ind w:left="-1180" w:firstLine="1180"/>
        <w:jc w:val="both"/>
        <w:rPr>
          <w:rFonts w:ascii="Times New Roman" w:eastAsia="Times New Roman" w:hAnsi="Times New Roman" w:cs="Times New Roman"/>
          <w:sz w:val="24"/>
          <w:szCs w:val="24"/>
        </w:rPr>
      </w:pPr>
      <w:bookmarkStart w:id="148" w:name="_heading=h.j1k2ve78759p" w:colFirst="0" w:colLast="0"/>
      <w:bookmarkEnd w:id="148"/>
      <w:r>
        <w:rPr>
          <w:rFonts w:ascii="Times New Roman" w:eastAsia="Times New Roman" w:hAnsi="Times New Roman" w:cs="Times New Roman"/>
          <w:sz w:val="24"/>
          <w:szCs w:val="24"/>
        </w:rPr>
        <w:t>2.2.4 Workforce Planning</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Workforce planning involves forecasting future staffing requirements based on organizational goals and market conditions. Recruitment dashboards support workforce planning by analyzing historical hiring trends and predicting future recruitment needs. This enables organizations to maintain optimal staffing levels and prepare for business growth.</w:t>
      </w: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F0667F">
      <w:pPr>
        <w:spacing w:before="240" w:after="240" w:line="49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2.2.5 HR Decision Support System</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Recruitment dashboards function as decision support systems by providing accurate and timely information to HR managers. Through interactive reports and analytics, decision-makers can identify recruitment bottlenecks, optimize hiring strategies, and improve talent acquisition processes. Data-driven decision-making increases recruitment efficiency and organizational competitiveness.</w:t>
      </w:r>
    </w:p>
    <w:p w:rsidR="00D723D1" w:rsidRDefault="00F0667F">
      <w:pPr>
        <w:pStyle w:val="Heading1"/>
        <w:keepNext w:val="0"/>
        <w:keepLines w:val="0"/>
        <w:spacing w:line="490" w:lineRule="auto"/>
        <w:jc w:val="both"/>
        <w:rPr>
          <w:rFonts w:ascii="Times New Roman" w:eastAsia="Times New Roman" w:hAnsi="Times New Roman" w:cs="Times New Roman"/>
          <w:sz w:val="50"/>
          <w:szCs w:val="50"/>
        </w:rPr>
      </w:pPr>
      <w:bookmarkStart w:id="149" w:name="_heading=h.3oevfkq21pu" w:colFirst="0" w:colLast="0"/>
      <w:bookmarkEnd w:id="149"/>
      <w:r>
        <w:rPr>
          <w:rFonts w:ascii="Times New Roman" w:eastAsia="Times New Roman" w:hAnsi="Times New Roman" w:cs="Times New Roman"/>
          <w:sz w:val="24"/>
          <w:szCs w:val="24"/>
        </w:rPr>
        <w:t>2.3 Objectives of the Project</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The primary objective of the Recruitment Dashboard Analysis project is to develop an interactive dashboard that provides comprehensive insights into recruitment activities. The project aims to analyze candidate applications, monitor recruitment KPIs, evaluate hiring performance, identify effective recruitment channels, and support strategic workforce planning. Another objective is to automate recruitment reporting and reduce the time required for manual analysis. The dashboard helps HR professionals make informed decisions and improve recruitment efficiency.</w:t>
      </w:r>
    </w:p>
    <w:p w:rsidR="00D723D1" w:rsidRDefault="00F0667F">
      <w:pPr>
        <w:pStyle w:val="Heading3"/>
        <w:keepNext w:val="0"/>
        <w:keepLines w:val="0"/>
        <w:spacing w:line="490" w:lineRule="auto"/>
        <w:jc w:val="both"/>
        <w:rPr>
          <w:rFonts w:ascii="Times New Roman" w:eastAsia="Times New Roman" w:hAnsi="Times New Roman" w:cs="Times New Roman"/>
          <w:sz w:val="24"/>
          <w:szCs w:val="24"/>
        </w:rPr>
      </w:pPr>
      <w:bookmarkStart w:id="150" w:name="_heading=h.cg01csce0ipy" w:colFirst="0" w:colLast="0"/>
      <w:bookmarkEnd w:id="150"/>
      <w:r>
        <w:rPr>
          <w:rFonts w:ascii="Times New Roman" w:eastAsia="Times New Roman" w:hAnsi="Times New Roman" w:cs="Times New Roman"/>
          <w:sz w:val="24"/>
          <w:szCs w:val="24"/>
        </w:rPr>
        <w:t>Table 2.6: Project Objectives</w:t>
      </w:r>
    </w:p>
    <w:tbl>
      <w:tblPr>
        <w:tblStyle w:val="a5"/>
        <w:tblW w:w="10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45"/>
        <w:gridCol w:w="5415"/>
      </w:tblGrid>
      <w:tr w:rsidR="00D723D1">
        <w:trPr>
          <w:trHeight w:val="515"/>
        </w:trPr>
        <w:tc>
          <w:tcPr>
            <w:tcW w:w="4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Objective</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91"/>
              <w:jc w:val="both"/>
              <w:rPr>
                <w:rFonts w:ascii="Times New Roman" w:eastAsia="Times New Roman" w:hAnsi="Times New Roman" w:cs="Times New Roman"/>
              </w:rPr>
            </w:pPr>
            <w:r>
              <w:rPr>
                <w:rFonts w:ascii="Times New Roman" w:eastAsia="Times New Roman" w:hAnsi="Times New Roman" w:cs="Times New Roman"/>
              </w:rPr>
              <w:t>Purpose</w:t>
            </w:r>
          </w:p>
        </w:tc>
      </w:tr>
      <w:tr w:rsidR="00D723D1">
        <w:trPr>
          <w:trHeight w:val="500"/>
        </w:trPr>
        <w:tc>
          <w:tcPr>
            <w:tcW w:w="4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Analyze Recruitment Data</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91"/>
              <w:jc w:val="both"/>
              <w:rPr>
                <w:rFonts w:ascii="Times New Roman" w:eastAsia="Times New Roman" w:hAnsi="Times New Roman" w:cs="Times New Roman"/>
              </w:rPr>
            </w:pPr>
            <w:r>
              <w:rPr>
                <w:rFonts w:ascii="Times New Roman" w:eastAsia="Times New Roman" w:hAnsi="Times New Roman" w:cs="Times New Roman"/>
              </w:rPr>
              <w:t>Generate insights</w:t>
            </w:r>
          </w:p>
        </w:tc>
      </w:tr>
      <w:tr w:rsidR="00D723D1">
        <w:trPr>
          <w:trHeight w:val="500"/>
        </w:trPr>
        <w:tc>
          <w:tcPr>
            <w:tcW w:w="4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Track KPIs</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91"/>
              <w:jc w:val="both"/>
              <w:rPr>
                <w:rFonts w:ascii="Times New Roman" w:eastAsia="Times New Roman" w:hAnsi="Times New Roman" w:cs="Times New Roman"/>
              </w:rPr>
            </w:pPr>
            <w:r>
              <w:rPr>
                <w:rFonts w:ascii="Times New Roman" w:eastAsia="Times New Roman" w:hAnsi="Times New Roman" w:cs="Times New Roman"/>
              </w:rPr>
              <w:t>Measure performance</w:t>
            </w:r>
          </w:p>
        </w:tc>
      </w:tr>
      <w:tr w:rsidR="00D723D1">
        <w:trPr>
          <w:trHeight w:val="500"/>
        </w:trPr>
        <w:tc>
          <w:tcPr>
            <w:tcW w:w="4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Improve Hiring Efficiency</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91"/>
              <w:jc w:val="both"/>
              <w:rPr>
                <w:rFonts w:ascii="Times New Roman" w:eastAsia="Times New Roman" w:hAnsi="Times New Roman" w:cs="Times New Roman"/>
              </w:rPr>
            </w:pPr>
            <w:r>
              <w:rPr>
                <w:rFonts w:ascii="Times New Roman" w:eastAsia="Times New Roman" w:hAnsi="Times New Roman" w:cs="Times New Roman"/>
              </w:rPr>
              <w:t>Reduce hiring time</w:t>
            </w:r>
          </w:p>
        </w:tc>
      </w:tr>
      <w:tr w:rsidR="00D723D1">
        <w:trPr>
          <w:trHeight w:val="500"/>
        </w:trPr>
        <w:tc>
          <w:tcPr>
            <w:tcW w:w="4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Support Decision Making</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91"/>
              <w:jc w:val="both"/>
              <w:rPr>
                <w:rFonts w:ascii="Times New Roman" w:eastAsia="Times New Roman" w:hAnsi="Times New Roman" w:cs="Times New Roman"/>
              </w:rPr>
            </w:pPr>
            <w:r>
              <w:rPr>
                <w:rFonts w:ascii="Times New Roman" w:eastAsia="Times New Roman" w:hAnsi="Times New Roman" w:cs="Times New Roman"/>
              </w:rPr>
              <w:t>Better recruitment planning</w:t>
            </w:r>
          </w:p>
        </w:tc>
      </w:tr>
      <w:tr w:rsidR="00D723D1">
        <w:trPr>
          <w:trHeight w:val="500"/>
        </w:trPr>
        <w:tc>
          <w:tcPr>
            <w:tcW w:w="4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Automate Reporting</w:t>
            </w:r>
          </w:p>
        </w:tc>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91"/>
              <w:jc w:val="both"/>
              <w:rPr>
                <w:rFonts w:ascii="Times New Roman" w:eastAsia="Times New Roman" w:hAnsi="Times New Roman" w:cs="Times New Roman"/>
              </w:rPr>
            </w:pPr>
            <w:r>
              <w:rPr>
                <w:rFonts w:ascii="Times New Roman" w:eastAsia="Times New Roman" w:hAnsi="Times New Roman" w:cs="Times New Roman"/>
              </w:rPr>
              <w:t>Save time and effort</w:t>
            </w:r>
          </w:p>
        </w:tc>
      </w:tr>
    </w:tbl>
    <w:p w:rsidR="00D723D1" w:rsidRDefault="00F0667F">
      <w:pPr>
        <w:pStyle w:val="Heading1"/>
        <w:keepNext w:val="0"/>
        <w:keepLines w:val="0"/>
        <w:spacing w:line="490" w:lineRule="auto"/>
        <w:ind w:left="-1180" w:firstLine="1180"/>
        <w:jc w:val="both"/>
        <w:rPr>
          <w:rFonts w:ascii="Times New Roman" w:eastAsia="Times New Roman" w:hAnsi="Times New Roman" w:cs="Times New Roman"/>
          <w:sz w:val="24"/>
          <w:szCs w:val="24"/>
        </w:rPr>
      </w:pPr>
      <w:bookmarkStart w:id="151" w:name="_heading=h.69oji3mie38x" w:colFirst="0" w:colLast="0"/>
      <w:bookmarkEnd w:id="151"/>
      <w:r>
        <w:rPr>
          <w:rFonts w:ascii="Times New Roman" w:eastAsia="Times New Roman" w:hAnsi="Times New Roman" w:cs="Times New Roman"/>
          <w:sz w:val="24"/>
          <w:szCs w:val="24"/>
        </w:rPr>
        <w:t>2.4 Motivation</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The motivation behind developing the Recruitment Dashboard Analysis project arises from the increasing need for efficient recruitment management in modern organizations. Traditional recruitment systems often generate large volumes of data that are difficult to analyze manually. Organizations require real-time insights into hiring activities, candidate performance, and recruitment effectiveness to remain competitive in today's talent-driven market. The implementation of a Recruitment Dashboard enables HR departments to visualize recruitment data, monitor key metrics, and make evidence-based decisions. This project demonstrates how business intelligence tools such as Power BI can transform recruitment data into actionable insights, helping organizations optimize hiring strategies, reduce recruitment costs, improve candidate selection, and enhance overall workforce management. The project also provides practical experience in data analytics, dashboard design, and business intelligence technologies, making it valuable from both academic and professional perspectives.</w:t>
      </w: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b/>
          <w:bCs/>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D723D1">
      <w:pPr>
        <w:spacing w:before="240" w:after="240" w:line="490" w:lineRule="auto"/>
        <w:jc w:val="both"/>
        <w:rPr>
          <w:rFonts w:ascii="Times New Roman" w:eastAsia="Times New Roman" w:hAnsi="Times New Roman" w:cs="Times New Roman"/>
        </w:rPr>
      </w:pPr>
    </w:p>
    <w:p w:rsidR="00D723D1" w:rsidRDefault="00F0667F">
      <w:pPr>
        <w:pStyle w:val="Heading1"/>
        <w:keepNext w:val="0"/>
        <w:keepLines w:val="0"/>
        <w:spacing w:line="360" w:lineRule="auto"/>
        <w:ind w:left="141"/>
        <w:jc w:val="center"/>
        <w:rPr>
          <w:rFonts w:ascii="Times New Roman" w:eastAsia="Times New Roman" w:hAnsi="Times New Roman" w:cs="Times New Roman"/>
          <w:sz w:val="28"/>
          <w:szCs w:val="28"/>
        </w:rPr>
      </w:pPr>
      <w:bookmarkStart w:id="152" w:name="_heading=h.a1zgfep18hui" w:colFirst="0" w:colLast="0"/>
      <w:bookmarkEnd w:id="152"/>
      <w:r>
        <w:rPr>
          <w:rFonts w:ascii="Times New Roman" w:eastAsia="Times New Roman" w:hAnsi="Times New Roman" w:cs="Times New Roman"/>
          <w:sz w:val="28"/>
          <w:szCs w:val="28"/>
        </w:rPr>
        <w:t>Chapter 3</w:t>
      </w:r>
    </w:p>
    <w:p w:rsidR="00D723D1" w:rsidRDefault="00F0667F">
      <w:pPr>
        <w:pStyle w:val="Heading1"/>
        <w:keepNext w:val="0"/>
        <w:keepLines w:val="0"/>
        <w:spacing w:line="360" w:lineRule="auto"/>
        <w:ind w:left="141"/>
        <w:jc w:val="center"/>
        <w:rPr>
          <w:rFonts w:ascii="Times New Roman" w:eastAsia="Times New Roman" w:hAnsi="Times New Roman" w:cs="Times New Roman"/>
          <w:sz w:val="28"/>
          <w:szCs w:val="28"/>
        </w:rPr>
      </w:pPr>
      <w:bookmarkStart w:id="153" w:name="_heading=h.jnl2hrbvuizx" w:colFirst="0" w:colLast="0"/>
      <w:bookmarkEnd w:id="153"/>
      <w:r>
        <w:rPr>
          <w:rFonts w:ascii="Times New Roman" w:eastAsia="Times New Roman" w:hAnsi="Times New Roman" w:cs="Times New Roman"/>
          <w:sz w:val="28"/>
          <w:szCs w:val="28"/>
        </w:rPr>
        <w:t>Literature Survey</w:t>
      </w:r>
    </w:p>
    <w:p w:rsidR="00D723D1" w:rsidRDefault="00F0667F">
      <w:pPr>
        <w:pStyle w:val="Heading2"/>
        <w:keepNext w:val="0"/>
        <w:keepLines w:val="0"/>
        <w:spacing w:line="360" w:lineRule="auto"/>
        <w:ind w:left="141"/>
        <w:rPr>
          <w:rFonts w:ascii="Times New Roman" w:eastAsia="Times New Roman" w:hAnsi="Times New Roman" w:cs="Times New Roman"/>
          <w:b w:val="0"/>
          <w:bCs w:val="0"/>
          <w:sz w:val="24"/>
          <w:szCs w:val="24"/>
        </w:rPr>
      </w:pPr>
      <w:bookmarkStart w:id="154" w:name="_heading=h.ooo4a1lb83gw" w:colFirst="0" w:colLast="0"/>
      <w:bookmarkEnd w:id="154"/>
      <w:r>
        <w:rPr>
          <w:rFonts w:ascii="Times New Roman" w:eastAsia="Times New Roman" w:hAnsi="Times New Roman" w:cs="Times New Roman"/>
          <w:b w:val="0"/>
          <w:bCs w:val="0"/>
          <w:sz w:val="24"/>
          <w:szCs w:val="24"/>
        </w:rPr>
        <w:t>3.1 Introduction</w:t>
      </w:r>
    </w:p>
    <w:p w:rsidR="00D723D1" w:rsidRDefault="00F0667F">
      <w:pPr>
        <w:pStyle w:val="Heading1"/>
        <w:keepNext w:val="0"/>
        <w:keepLines w:val="0"/>
        <w:spacing w:before="240" w:after="240" w:line="360" w:lineRule="auto"/>
        <w:jc w:val="both"/>
      </w:pPr>
      <w:r>
        <w:rPr>
          <w:rFonts w:ascii="Times New Roman" w:eastAsia="Times New Roman" w:hAnsi="Times New Roman" w:cs="Times New Roman"/>
          <w:b w:val="0"/>
          <w:bCs w:val="0"/>
          <w:sz w:val="22"/>
          <w:szCs w:val="22"/>
        </w:rPr>
        <w:t>A literature survey is an important part of any project as it provides a comprehensive review of previous studies, research papers, articles, and existing systems related to the project topic. For the Recruitment Dashboard Analysis project, the literature survey focuses on recruitment analytics, human resource analytics, business intelligence, data visualization, and dashboard-based decision-making systems. The objective of this survey is to understand the current trends, methodologies, tools, and technologies used in recruitment analysis and identify gaps that can be addressed through the proposed dashboard solution. By studying existing research and industry practices, organizations can develop more efficient recruitment strategies and improve hiring outcomes.</w:t>
      </w:r>
    </w:p>
    <w:p w:rsidR="00D723D1" w:rsidRDefault="00F0667F">
      <w:pPr>
        <w:pStyle w:val="Heading1"/>
        <w:keepNext w:val="0"/>
        <w:keepLines w:val="0"/>
        <w:spacing w:line="360" w:lineRule="auto"/>
        <w:ind w:left="141"/>
        <w:rPr>
          <w:rFonts w:ascii="Times New Roman" w:eastAsia="Times New Roman" w:hAnsi="Times New Roman" w:cs="Times New Roman"/>
          <w:sz w:val="24"/>
          <w:szCs w:val="24"/>
        </w:rPr>
      </w:pPr>
      <w:bookmarkStart w:id="155" w:name="_heading=h.km2zbq5zjurv" w:colFirst="0" w:colLast="0"/>
      <w:bookmarkEnd w:id="155"/>
      <w:r>
        <w:rPr>
          <w:rFonts w:ascii="Times New Roman" w:eastAsia="Times New Roman" w:hAnsi="Times New Roman" w:cs="Times New Roman"/>
          <w:b w:val="0"/>
          <w:bCs w:val="0"/>
          <w:sz w:val="24"/>
          <w:szCs w:val="24"/>
        </w:rPr>
        <w:t>3.2 Overview of Recruitment Analytics Research</w:t>
      </w:r>
    </w:p>
    <w:p w:rsidR="00D723D1" w:rsidRDefault="00F0667F">
      <w:pPr>
        <w:pStyle w:val="Heading1"/>
        <w:keepNext w:val="0"/>
        <w:keepLines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val="0"/>
          <w:bCs w:val="0"/>
          <w:sz w:val="22"/>
          <w:szCs w:val="22"/>
        </w:rPr>
        <w:t>Recruitment analytics has emerged as a critical component of modern Human Resource Management. Researchers have highlighted the importance of analyzing recruitment data to improve hiring efficiency and workforce planning. Traditional recruitment methods often relied on intuition and manual record keeping, whereas modern recruitment analytics uses data-driven approaches to evaluate hiring performance. Studies suggest that organizations utilizing recruitment analytics can reduce hiring costs, shorten recruitment cycles, and improve candidate quality. Recruitment analytics enables HR managers to track recruitment KPIs such as time-to-hire, cost-per-hire, source effectiveness, and employee retention rates.</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4"/>
          <w:szCs w:val="24"/>
        </w:rPr>
      </w:pPr>
      <w:bookmarkStart w:id="156" w:name="_heading=h.i513fwq3nvp7" w:colFirst="0" w:colLast="0"/>
      <w:bookmarkEnd w:id="156"/>
      <w:r>
        <w:rPr>
          <w:rFonts w:ascii="Times New Roman" w:eastAsia="Times New Roman" w:hAnsi="Times New Roman" w:cs="Times New Roman"/>
          <w:b w:val="0"/>
          <w:bCs w:val="0"/>
          <w:sz w:val="24"/>
          <w:szCs w:val="24"/>
        </w:rPr>
        <w:t>3.3 Human Resource Analytics Studies</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Human Resource (HR) Analytics refers to the application of data analysis techniques to human resource management processes. Several studies have demonstrated that HR analytics helps organizations understand employee behavior, optimize recruitment strategies, and improve workforce performance. Researchers have emphasized that HR analytics allows organizations to identify recruitment bottlenecks, evaluate candidate quality, and forecast workforce requirements. Through the use of dashboards and reporting systems, HR professionals can gain deeper insights into recruitment trends and employee lifecycle management. The integration of analytics into HR functions has transformed recruitment from an operational activity into a strategic business process.</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4"/>
          <w:szCs w:val="24"/>
        </w:rPr>
      </w:pPr>
      <w:bookmarkStart w:id="157" w:name="_heading=h.xssoi59cuc5" w:colFirst="0" w:colLast="0"/>
      <w:bookmarkEnd w:id="157"/>
      <w:r>
        <w:rPr>
          <w:rFonts w:ascii="Times New Roman" w:eastAsia="Times New Roman" w:hAnsi="Times New Roman" w:cs="Times New Roman"/>
          <w:b w:val="0"/>
          <w:bCs w:val="0"/>
          <w:sz w:val="24"/>
          <w:szCs w:val="24"/>
        </w:rPr>
        <w:t>3.4 Research on Business Intelligence in Recruitment</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 xml:space="preserve">Business Intelligence (BI) has become one of the most widely adopted technologies in recruitment analytics. Researchers have found that BI tools help organizations transform large volumes of recruitment data into meaningful information. Business Intelligence platforms such as Power BI, Tableau, and </w:t>
      </w:r>
      <w:proofErr w:type="spellStart"/>
      <w:r>
        <w:rPr>
          <w:rFonts w:ascii="Times New Roman" w:eastAsia="Times New Roman" w:hAnsi="Times New Roman" w:cs="Times New Roman"/>
          <w:b w:val="0"/>
          <w:bCs w:val="0"/>
          <w:sz w:val="22"/>
          <w:szCs w:val="22"/>
        </w:rPr>
        <w:t>Qlik</w:t>
      </w:r>
      <w:proofErr w:type="spellEnd"/>
      <w:r>
        <w:rPr>
          <w:rFonts w:ascii="Times New Roman" w:eastAsia="Times New Roman" w:hAnsi="Times New Roman" w:cs="Times New Roman"/>
          <w:b w:val="0"/>
          <w:bCs w:val="0"/>
          <w:sz w:val="22"/>
          <w:szCs w:val="22"/>
        </w:rPr>
        <w:t xml:space="preserve"> Sense provide advanced reporting and visualization capabilities that support decision-making processes. Studies indicate that BI-driven recruitment systems improve transparency, reduce reporting time, and enhance recruitment effectiveness. Organizations can use BI dashboards to monitor recruitment KPIs, compare departmental hiring performance, and identify areas requiring improvement.</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4"/>
          <w:szCs w:val="24"/>
        </w:rPr>
      </w:pPr>
      <w:bookmarkStart w:id="158" w:name="_heading=h.dj7gltmfdhse" w:colFirst="0" w:colLast="0"/>
      <w:bookmarkEnd w:id="158"/>
      <w:r>
        <w:rPr>
          <w:rFonts w:ascii="Times New Roman" w:eastAsia="Times New Roman" w:hAnsi="Times New Roman" w:cs="Times New Roman"/>
          <w:b w:val="0"/>
          <w:bCs w:val="0"/>
          <w:sz w:val="24"/>
          <w:szCs w:val="24"/>
        </w:rPr>
        <w:t>3.5 Research on Dashboard-Based Decision Making</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Dashboard-based decision-making systems have gained significant attention in recent years. Research studies have shown that dashboards improve information accessibility and facilitate faster decision-making. Dashboards present complex datasets through visual elements such as charts, graphs, KPI cards, and interactive filters. In recruitment management, dashboards help HR teams monitor hiring progress, evaluate recruitment channels, and measure candidate conversion rates. Researchers have concluded that dashboard-based systems increase operational efficiency and improve organizational performance by providing real-time insights.</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4"/>
          <w:szCs w:val="24"/>
        </w:rPr>
      </w:pPr>
      <w:bookmarkStart w:id="159" w:name="_heading=h.aw6edndn0r6z" w:colFirst="0" w:colLast="0"/>
      <w:bookmarkEnd w:id="159"/>
      <w:r>
        <w:rPr>
          <w:rFonts w:ascii="Times New Roman" w:eastAsia="Times New Roman" w:hAnsi="Times New Roman" w:cs="Times New Roman"/>
          <w:b w:val="0"/>
          <w:bCs w:val="0"/>
          <w:sz w:val="24"/>
          <w:szCs w:val="24"/>
        </w:rPr>
        <w:t>3.6 Research on Recruitment KPIs and Performance Metrics</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Key Performance Indicators (KPIs) play a crucial role in evaluating recruitment performance. Various studies have identified several recruitment metrics that organizations use to measure hiring success. These include Time-to-Hire, Cost-per-Hire, Offer Acceptance Rate, Source Effectiveness, Candidate Satisfaction, and Employee Retention Rate. Researchers suggest that monitoring these KPIs helps organizations identify inefficiencies in recruitment processes and implement corrective actions. KPI-based dashboards provide recruiters with measurable indicators that support continuous improvement and strategic workforce planning.</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4"/>
          <w:szCs w:val="24"/>
        </w:rPr>
      </w:pPr>
      <w:bookmarkStart w:id="160" w:name="_heading=h.k9smdgrw9nka" w:colFirst="0" w:colLast="0"/>
      <w:bookmarkEnd w:id="160"/>
      <w:r>
        <w:rPr>
          <w:rFonts w:ascii="Times New Roman" w:eastAsia="Times New Roman" w:hAnsi="Times New Roman" w:cs="Times New Roman"/>
          <w:b w:val="0"/>
          <w:bCs w:val="0"/>
          <w:sz w:val="24"/>
          <w:szCs w:val="24"/>
        </w:rPr>
        <w:t>3.7 Research on Data Visualization Techniques</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Data visualization is an essential component of business intelligence systems. Researchers have emphasized that visual representations of data improve comprehension and facilitate decision-making. Charts, graphs, heat maps, KPI cards, and trend lines help users identify patterns and anomalies within datasets. In recruitment analytics, visualizations allow HR professionals to quickly understand hiring trends, department-wise recruitment performance, and candidate demographics. Studies indicate that interactive visualizations significantly improve user engagement and reporting efficiency.</w:t>
      </w:r>
    </w:p>
    <w:p w:rsidR="00D723D1" w:rsidRDefault="00F0667F">
      <w:pPr>
        <w:pStyle w:val="Heading1"/>
        <w:keepNext w:val="0"/>
        <w:keepLines w:val="0"/>
        <w:spacing w:line="276" w:lineRule="auto"/>
        <w:ind w:left="141"/>
        <w:jc w:val="both"/>
        <w:rPr>
          <w:rFonts w:ascii="Times New Roman" w:eastAsia="Times New Roman" w:hAnsi="Times New Roman" w:cs="Times New Roman"/>
          <w:b w:val="0"/>
          <w:bCs w:val="0"/>
          <w:sz w:val="24"/>
          <w:szCs w:val="24"/>
        </w:rPr>
      </w:pPr>
      <w:bookmarkStart w:id="161" w:name="_heading=h.dq10cg73t9ge" w:colFirst="0" w:colLast="0"/>
      <w:bookmarkEnd w:id="161"/>
      <w:r>
        <w:rPr>
          <w:rFonts w:ascii="Times New Roman" w:eastAsia="Times New Roman" w:hAnsi="Times New Roman" w:cs="Times New Roman"/>
          <w:b w:val="0"/>
          <w:bCs w:val="0"/>
          <w:sz w:val="24"/>
          <w:szCs w:val="24"/>
        </w:rPr>
        <w:t>3.8 Research on Power BI for Recruitment Analytics</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Power BI has become one of the most popular business intelligence tools for recruitment analytics. Several researchers and industry experts have demonstrated the effectiveness of Power BI in handling large datasets and generating interactive dashboards. Power BI provides features such as data integration, transformation, modeling, and visualization, making it suitable for HR analytics applications. Studies have shown that Power BI dashboards help organizations improve recruitment transparency, automate reporting, and enhance decision-making capabilities. Its ability to connect with multiple data sources and perform advanced calculations through DAX functions makes it an ideal platform for recruitment analysis</w:t>
      </w:r>
    </w:p>
    <w:p w:rsidR="00D723D1" w:rsidRDefault="00F0667F">
      <w:pPr>
        <w:pStyle w:val="Heading1"/>
        <w:keepNext w:val="0"/>
        <w:keepLines w:val="0"/>
        <w:spacing w:line="276" w:lineRule="auto"/>
        <w:ind w:left="141"/>
        <w:jc w:val="both"/>
        <w:rPr>
          <w:rFonts w:ascii="Times New Roman" w:eastAsia="Times New Roman" w:hAnsi="Times New Roman" w:cs="Times New Roman"/>
          <w:b w:val="0"/>
          <w:bCs w:val="0"/>
          <w:sz w:val="24"/>
          <w:szCs w:val="24"/>
        </w:rPr>
      </w:pPr>
      <w:bookmarkStart w:id="162" w:name="_heading=h.72mwi5f7jxxi" w:colFirst="0" w:colLast="0"/>
      <w:bookmarkEnd w:id="162"/>
      <w:r>
        <w:rPr>
          <w:rFonts w:ascii="Times New Roman" w:eastAsia="Times New Roman" w:hAnsi="Times New Roman" w:cs="Times New Roman"/>
          <w:b w:val="0"/>
          <w:bCs w:val="0"/>
          <w:sz w:val="24"/>
          <w:szCs w:val="24"/>
        </w:rPr>
        <w:t>3.9 Findings from Literature Survey</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The literature survey reveals that organizations are increasingly adopting data-driven recruitment strategies to improve hiring outcomes. Research studies consistently demonstrate that recruitment analytics, business intelligence, and dashboard technologies enhance recruitment efficiency and support strategic decision-making. Existing studies highlight the importance of monitoring recruitment KPIs and using visualization tools to simplify complex recruitment data. Although several recruitment management systems exist, many organizations still face challenges related to data integration, reporting delays, and limited analytical capabilities. Therefore, the development of a Recruitment Dashboard using Power BI provides a practical solution that addresses these challenges and enables organizations to make informed hiring decisions.</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8"/>
          <w:szCs w:val="28"/>
        </w:rPr>
      </w:pPr>
      <w:bookmarkStart w:id="163" w:name="_heading=h.fag7qc4vnmp4" w:colFirst="0" w:colLast="0"/>
      <w:bookmarkEnd w:id="163"/>
      <w:r>
        <w:rPr>
          <w:rFonts w:ascii="Times New Roman" w:eastAsia="Times New Roman" w:hAnsi="Times New Roman" w:cs="Times New Roman"/>
          <w:b w:val="0"/>
          <w:bCs w:val="0"/>
          <w:sz w:val="28"/>
          <w:szCs w:val="28"/>
        </w:rPr>
        <w:t>3.10 Research Gap</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8"/>
          <w:szCs w:val="28"/>
        </w:rPr>
      </w:pPr>
      <w:r>
        <w:rPr>
          <w:rFonts w:ascii="Times New Roman" w:eastAsia="Times New Roman" w:hAnsi="Times New Roman" w:cs="Times New Roman"/>
          <w:b w:val="0"/>
          <w:bCs w:val="0"/>
          <w:sz w:val="24"/>
          <w:szCs w:val="24"/>
        </w:rPr>
        <w:t>Despite significant advancements in recruitment analytics, many organizations continue to rely on fragmented reporting systems and manual data analysis techniques. Existing recruitment systems often lack comprehensive visualization features and real-time analytical capabilities. Furthermore, organizations may face challenges in integrating recruitment data from multiple sources into a single platform. The literature survey identifies the need for a centralized, interactive, and user-friendly recruitment dashboard that provides actionable insights through effective data visualization. The proposed Recruitment Dashboard Analysis project aims to bridge this gap by utilizing Power BI to create a comprehensive recruitment analytics.</w:t>
      </w:r>
    </w:p>
    <w:p w:rsidR="00EA668A" w:rsidRDefault="00EA668A">
      <w:pPr>
        <w:pStyle w:val="Heading1"/>
        <w:keepNext w:val="0"/>
        <w:keepLines w:val="0"/>
        <w:spacing w:line="276" w:lineRule="auto"/>
        <w:ind w:left="141"/>
        <w:jc w:val="center"/>
        <w:rPr>
          <w:rFonts w:ascii="Times New Roman" w:eastAsia="Times New Roman" w:hAnsi="Times New Roman" w:cs="Times New Roman"/>
          <w:b w:val="0"/>
          <w:bCs w:val="0"/>
          <w:sz w:val="28"/>
          <w:szCs w:val="28"/>
        </w:rPr>
      </w:pPr>
      <w:bookmarkStart w:id="164" w:name="_heading=h.y99cisxf9vhf" w:colFirst="0" w:colLast="0"/>
      <w:bookmarkStart w:id="165" w:name="_heading=h.knv0pzc2uond" w:colFirst="0" w:colLast="0"/>
      <w:bookmarkStart w:id="166" w:name="_heading=h.xrk5kz9fub90" w:colFirst="0" w:colLast="0"/>
      <w:bookmarkStart w:id="167" w:name="_heading=h.1j2n1w7f7oue" w:colFirst="0" w:colLast="0"/>
      <w:bookmarkEnd w:id="164"/>
      <w:bookmarkEnd w:id="165"/>
      <w:bookmarkEnd w:id="166"/>
      <w:bookmarkEnd w:id="167"/>
    </w:p>
    <w:p w:rsidR="00D723D1" w:rsidRPr="00EA668A" w:rsidRDefault="00F0667F">
      <w:pPr>
        <w:pStyle w:val="Heading1"/>
        <w:keepNext w:val="0"/>
        <w:keepLines w:val="0"/>
        <w:spacing w:line="276" w:lineRule="auto"/>
        <w:ind w:left="141"/>
        <w:jc w:val="center"/>
        <w:rPr>
          <w:rFonts w:ascii="Times New Roman" w:eastAsia="Times New Roman" w:hAnsi="Times New Roman" w:cs="Times New Roman"/>
          <w:sz w:val="28"/>
          <w:szCs w:val="28"/>
        </w:rPr>
      </w:pPr>
      <w:r w:rsidRPr="00EA668A">
        <w:rPr>
          <w:rFonts w:ascii="Times New Roman" w:eastAsia="Times New Roman" w:hAnsi="Times New Roman" w:cs="Times New Roman"/>
          <w:sz w:val="28"/>
          <w:szCs w:val="28"/>
        </w:rPr>
        <w:t xml:space="preserve">Chapter 4 </w:t>
      </w:r>
    </w:p>
    <w:p w:rsidR="00D723D1" w:rsidRDefault="00F0667F">
      <w:pPr>
        <w:pStyle w:val="Heading1"/>
        <w:keepNext w:val="0"/>
        <w:keepLines w:val="0"/>
        <w:spacing w:line="360" w:lineRule="auto"/>
        <w:ind w:left="141"/>
        <w:jc w:val="both"/>
        <w:rPr>
          <w:rFonts w:ascii="Times New Roman" w:eastAsia="Times New Roman" w:hAnsi="Times New Roman" w:cs="Times New Roman"/>
          <w:b w:val="0"/>
          <w:bCs w:val="0"/>
          <w:sz w:val="28"/>
          <w:szCs w:val="28"/>
        </w:rPr>
      </w:pPr>
      <w:bookmarkStart w:id="168" w:name="_heading=h.ugn2mr1xd31m" w:colFirst="0" w:colLast="0"/>
      <w:bookmarkEnd w:id="168"/>
      <w:r>
        <w:rPr>
          <w:rFonts w:ascii="Times New Roman" w:eastAsia="Times New Roman" w:hAnsi="Times New Roman" w:cs="Times New Roman"/>
          <w:b w:val="0"/>
          <w:bCs w:val="0"/>
          <w:sz w:val="28"/>
          <w:szCs w:val="28"/>
        </w:rPr>
        <w:t>Summary</w:t>
      </w:r>
    </w:p>
    <w:p w:rsidR="00D723D1" w:rsidRDefault="00F0667F">
      <w:pPr>
        <w:pStyle w:val="Heading1"/>
        <w:keepNext w:val="0"/>
        <w:keepLines w:val="0"/>
        <w:spacing w:before="240" w:after="240" w:line="360" w:lineRule="auto"/>
        <w:jc w:val="both"/>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This chapter reviewed previous studies related to recruitment analytics, HR analytics, business intelligence, dashboard systems, KPI monitoring, data visualization, and Power BI. The survey demonstrated that data-driven recruitment approaches significantly improve hiring efficiency and organizational performance. The findings support the development of a Recruitment Dashboard Analysis system that provides real-time insights, interactive visualizations, and strategic decision-making capabilities for HR professionals.</w:t>
      </w:r>
    </w:p>
    <w:p w:rsidR="00D723D1" w:rsidRDefault="00D723D1">
      <w:pPr>
        <w:pStyle w:val="Heading1"/>
        <w:keepNext w:val="0"/>
        <w:keepLines w:val="0"/>
        <w:spacing w:before="240" w:after="240" w:line="490" w:lineRule="auto"/>
        <w:jc w:val="both"/>
        <w:rPr>
          <w:rFonts w:ascii="Times New Roman" w:eastAsia="Times New Roman" w:hAnsi="Times New Roman" w:cs="Times New Roman"/>
          <w:b w:val="0"/>
          <w:bCs w:val="0"/>
          <w:sz w:val="22"/>
          <w:szCs w:val="22"/>
        </w:rPr>
      </w:pPr>
      <w:bookmarkStart w:id="169" w:name="_heading=h.s447liohrgjp" w:colFirst="0" w:colLast="0"/>
      <w:bookmarkEnd w:id="169"/>
    </w:p>
    <w:p w:rsidR="00D723D1" w:rsidRDefault="00D723D1">
      <w:pPr>
        <w:pStyle w:val="Heading1"/>
        <w:keepNext w:val="0"/>
        <w:keepLines w:val="0"/>
        <w:spacing w:line="490" w:lineRule="auto"/>
        <w:ind w:left="141"/>
        <w:jc w:val="center"/>
        <w:rPr>
          <w:rFonts w:ascii="Times New Roman" w:eastAsia="Times New Roman" w:hAnsi="Times New Roman" w:cs="Times New Roman"/>
          <w:sz w:val="28"/>
          <w:szCs w:val="28"/>
        </w:rPr>
      </w:pPr>
      <w:bookmarkStart w:id="170" w:name="_heading=h.dx7o1a9umq" w:colFirst="0" w:colLast="0"/>
      <w:bookmarkEnd w:id="170"/>
    </w:p>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D723D1"/>
    <w:p w:rsidR="00D723D1" w:rsidRDefault="00F0667F">
      <w:pPr>
        <w:pStyle w:val="Heading1"/>
        <w:keepNext w:val="0"/>
        <w:keepLines w:val="0"/>
        <w:spacing w:line="490" w:lineRule="auto"/>
        <w:ind w:left="141"/>
        <w:jc w:val="center"/>
        <w:rPr>
          <w:rFonts w:ascii="Times New Roman" w:eastAsia="Times New Roman" w:hAnsi="Times New Roman" w:cs="Times New Roman"/>
          <w:sz w:val="28"/>
          <w:szCs w:val="28"/>
        </w:rPr>
      </w:pPr>
      <w:bookmarkStart w:id="171" w:name="_heading=h.geyh96w14m77" w:colFirst="0" w:colLast="0"/>
      <w:bookmarkEnd w:id="171"/>
      <w:r>
        <w:rPr>
          <w:rFonts w:ascii="Times New Roman" w:eastAsia="Times New Roman" w:hAnsi="Times New Roman" w:cs="Times New Roman"/>
          <w:sz w:val="28"/>
          <w:szCs w:val="28"/>
        </w:rPr>
        <w:t>Chapter 5</w:t>
      </w:r>
    </w:p>
    <w:p w:rsidR="00D723D1" w:rsidRDefault="00F0667F">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172" w:name="_heading=h.s2lgkf4jeay" w:colFirst="0" w:colLast="0"/>
      <w:bookmarkEnd w:id="172"/>
      <w:r>
        <w:rPr>
          <w:rFonts w:ascii="Times New Roman" w:eastAsia="Times New Roman" w:hAnsi="Times New Roman" w:cs="Times New Roman"/>
          <w:b w:val="0"/>
          <w:bCs w:val="0"/>
          <w:sz w:val="24"/>
          <w:szCs w:val="24"/>
        </w:rPr>
        <w:t xml:space="preserve"> Dataset, Implementation and Results</w:t>
      </w:r>
    </w:p>
    <w:p w:rsidR="00D723D1" w:rsidRDefault="00F0667F">
      <w:pPr>
        <w:pStyle w:val="Heading2"/>
        <w:keepNext w:val="0"/>
        <w:keepLines w:val="0"/>
        <w:spacing w:line="490" w:lineRule="auto"/>
        <w:jc w:val="both"/>
        <w:rPr>
          <w:rFonts w:ascii="Times New Roman" w:eastAsia="Times New Roman" w:hAnsi="Times New Roman" w:cs="Times New Roman"/>
          <w:b w:val="0"/>
          <w:bCs w:val="0"/>
          <w:sz w:val="24"/>
          <w:szCs w:val="24"/>
        </w:rPr>
      </w:pPr>
      <w:bookmarkStart w:id="173" w:name="_heading=h.5cmo9os2ewaq" w:colFirst="0" w:colLast="0"/>
      <w:bookmarkEnd w:id="173"/>
      <w:r>
        <w:rPr>
          <w:rFonts w:ascii="Times New Roman" w:eastAsia="Times New Roman" w:hAnsi="Times New Roman" w:cs="Times New Roman"/>
          <w:b w:val="0"/>
          <w:bCs w:val="0"/>
          <w:sz w:val="24"/>
          <w:szCs w:val="24"/>
        </w:rPr>
        <w:t>5.1 Dataset Details</w:t>
      </w:r>
    </w:p>
    <w:p w:rsidR="00D723D1" w:rsidRDefault="00F0667F">
      <w:pPr>
        <w:pStyle w:val="Heading3"/>
        <w:keepNext w:val="0"/>
        <w:keepLines w:val="0"/>
        <w:spacing w:line="490" w:lineRule="auto"/>
        <w:jc w:val="both"/>
        <w:rPr>
          <w:rFonts w:ascii="Times New Roman" w:eastAsia="Times New Roman" w:hAnsi="Times New Roman" w:cs="Times New Roman"/>
          <w:b w:val="0"/>
          <w:bCs w:val="0"/>
          <w:sz w:val="22"/>
          <w:szCs w:val="22"/>
        </w:rPr>
      </w:pPr>
      <w:bookmarkStart w:id="174" w:name="_heading=h.s1pl1oohpk26" w:colFirst="0" w:colLast="0"/>
      <w:bookmarkEnd w:id="174"/>
      <w:r>
        <w:rPr>
          <w:rFonts w:ascii="Times New Roman" w:eastAsia="Times New Roman" w:hAnsi="Times New Roman" w:cs="Times New Roman"/>
          <w:b w:val="0"/>
          <w:bCs w:val="0"/>
          <w:sz w:val="22"/>
          <w:szCs w:val="22"/>
        </w:rPr>
        <w:t>5.1 Introduction to Dataset</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 xml:space="preserve">The success of any data analytics project depends on the quality and structure of the dataset used for analysis. In the Recruitment Dashboard Analysis project, the dataset contains recruitment-related information collected from the Human Resource (HR) department. The dataset provides detailed information about candidates, job positions, departments, recruitment sources, interview outcomes, hiring status, and recruitment timelines. This data serves as the foundation for generating meaningful insights and visualizations within the </w:t>
      </w:r>
      <w:proofErr w:type="spellStart"/>
      <w:r>
        <w:rPr>
          <w:rFonts w:ascii="Times New Roman" w:eastAsia="Times New Roman" w:hAnsi="Times New Roman" w:cs="Times New Roman"/>
        </w:rPr>
        <w:t>dashboard.The</w:t>
      </w:r>
      <w:proofErr w:type="spellEnd"/>
      <w:r>
        <w:rPr>
          <w:rFonts w:ascii="Times New Roman" w:eastAsia="Times New Roman" w:hAnsi="Times New Roman" w:cs="Times New Roman"/>
        </w:rPr>
        <w:t xml:space="preserve"> dataset is organized in a structured format and imported into Power BI for analysis. Each record represents a candidate's recruitment journey from application submission to final hiring decision. The collected data enables recruiters and management teams to evaluate recruitment performance and identify opportunities for improvement.</w:t>
      </w:r>
    </w:p>
    <w:p w:rsidR="00D723D1" w:rsidRDefault="00F0667F">
      <w:pPr>
        <w:pStyle w:val="Heading3"/>
        <w:keepNext w:val="0"/>
        <w:keepLines w:val="0"/>
        <w:spacing w:line="490" w:lineRule="auto"/>
        <w:ind w:left="-1180"/>
        <w:jc w:val="both"/>
        <w:rPr>
          <w:rFonts w:ascii="Times New Roman" w:eastAsia="Times New Roman" w:hAnsi="Times New Roman" w:cs="Times New Roman"/>
        </w:rPr>
      </w:pPr>
      <w:bookmarkStart w:id="175" w:name="_heading=h.a1zaocftecv6" w:colFirst="0" w:colLast="0"/>
      <w:bookmarkEnd w:id="175"/>
      <w:r>
        <w:rPr>
          <w:rFonts w:ascii="Times New Roman" w:eastAsia="Times New Roman" w:hAnsi="Times New Roman" w:cs="Times New Roman"/>
          <w:b w:val="0"/>
          <w:bCs w:val="0"/>
        </w:rPr>
        <w:t>Su</w:t>
      </w:r>
      <w:r>
        <w:rPr>
          <w:noProof/>
          <w:lang w:val="en-US" w:eastAsia="en-US" w:bidi="ar-SA"/>
        </w:rPr>
        <w:drawing>
          <wp:anchor distT="114300" distB="114300" distL="114300" distR="114300" simplePos="0" relativeHeight="251691008" behindDoc="0" locked="0" layoutInCell="1" hidden="0" allowOverlap="1">
            <wp:simplePos x="0" y="0"/>
            <wp:positionH relativeFrom="column">
              <wp:posOffset>1</wp:posOffset>
            </wp:positionH>
            <wp:positionV relativeFrom="paragraph">
              <wp:posOffset>238125</wp:posOffset>
            </wp:positionV>
            <wp:extent cx="6710363" cy="3609975"/>
            <wp:effectExtent l="0" t="0" r="0" b="0"/>
            <wp:wrapNone/>
            <wp:docPr id="50" name="image22.jpg" descr="https://images.openai.com/static-rsc-4/e7498PQtz5Wef5g0HLzclcDUxgMcDsvpxo2iIrWt9s_Tt1EUJSNcDqB6TEqj-HJwjSVNayr1m0fsEAynTOsWAcjG8abe9ITMxiJwx-Oy9cgJzOWrZaeCWvkIVr_A97r4NWb7jsRh3Qy-hprnoS7SlWHfJxtEk2bX-TGfovBFbq6sQ7FRmqLbPHdZmo7Cv0sr?purpose=fullsize"/>
            <wp:cNvGraphicFramePr/>
            <a:graphic xmlns:a="http://schemas.openxmlformats.org/drawingml/2006/main">
              <a:graphicData uri="http://schemas.openxmlformats.org/drawingml/2006/picture">
                <pic:pic xmlns:pic="http://schemas.openxmlformats.org/drawingml/2006/picture">
                  <pic:nvPicPr>
                    <pic:cNvPr id="0" name="image22.jpg" descr="https://images.openai.com/static-rsc-4/e7498PQtz5Wef5g0HLzclcDUxgMcDsvpxo2iIrWt9s_Tt1EUJSNcDqB6TEqj-HJwjSVNayr1m0fsEAynTOsWAcjG8abe9ITMxiJwx-Oy9cgJzOWrZaeCWvkIVr_A97r4NWb7jsRh3Qy-hprnoS7SlWHfJxtEk2bX-TGfovBFbq6sQ7FRmqLbPHdZmo7Cv0sr?purpose=fullsize"/>
                    <pic:cNvPicPr preferRelativeResize="0"/>
                  </pic:nvPicPr>
                  <pic:blipFill>
                    <a:blip r:embed="rId16"/>
                    <a:srcRect/>
                    <a:stretch>
                      <a:fillRect/>
                    </a:stretch>
                  </pic:blipFill>
                  <pic:spPr>
                    <a:xfrm>
                      <a:off x="0" y="0"/>
                      <a:ext cx="6710363" cy="3609975"/>
                    </a:xfrm>
                    <a:prstGeom prst="rect">
                      <a:avLst/>
                    </a:prstGeom>
                    <a:ln/>
                  </pic:spPr>
                </pic:pic>
              </a:graphicData>
            </a:graphic>
          </wp:anchor>
        </w:drawing>
      </w:r>
    </w:p>
    <w:p w:rsidR="00D723D1" w:rsidRDefault="00D723D1">
      <w:pPr>
        <w:spacing w:line="490" w:lineRule="auto"/>
        <w:ind w:left="-1180"/>
        <w:jc w:val="both"/>
        <w:rPr>
          <w:rFonts w:ascii="Times New Roman" w:eastAsia="Times New Roman" w:hAnsi="Times New Roman" w:cs="Times New Roman"/>
          <w:sz w:val="28"/>
          <w:szCs w:val="28"/>
        </w:rPr>
      </w:pPr>
    </w:p>
    <w:p w:rsidR="00D723D1" w:rsidRDefault="00D723D1">
      <w:pPr>
        <w:spacing w:line="490" w:lineRule="auto"/>
        <w:ind w:left="-1180"/>
        <w:jc w:val="both"/>
        <w:rPr>
          <w:rFonts w:ascii="Times New Roman" w:eastAsia="Times New Roman" w:hAnsi="Times New Roman" w:cs="Times New Roman"/>
          <w:sz w:val="28"/>
          <w:szCs w:val="28"/>
        </w:rPr>
      </w:pPr>
    </w:p>
    <w:p w:rsidR="00D723D1" w:rsidRDefault="00F0667F">
      <w:pPr>
        <w:spacing w:line="490" w:lineRule="auto"/>
        <w:ind w:left="-1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rsidR="00D723D1" w:rsidRDefault="00D723D1">
      <w:pPr>
        <w:pStyle w:val="Heading3"/>
        <w:keepNext w:val="0"/>
        <w:keepLines w:val="0"/>
        <w:spacing w:line="490" w:lineRule="auto"/>
        <w:ind w:left="-1180"/>
        <w:jc w:val="both"/>
        <w:rPr>
          <w:rFonts w:ascii="Times New Roman" w:eastAsia="Times New Roman" w:hAnsi="Times New Roman" w:cs="Times New Roman"/>
          <w:b w:val="0"/>
          <w:bCs w:val="0"/>
        </w:rPr>
      </w:pPr>
      <w:bookmarkStart w:id="176" w:name="_heading=h.6v1gdzgpf1no" w:colFirst="0" w:colLast="0"/>
      <w:bookmarkEnd w:id="176"/>
    </w:p>
    <w:tbl>
      <w:tblPr>
        <w:tblStyle w:val="a6"/>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3245"/>
        <w:gridCol w:w="3245"/>
      </w:tblGrid>
      <w:tr w:rsidR="00D723D1">
        <w:trPr>
          <w:trHeight w:val="515"/>
        </w:trPr>
        <w:tc>
          <w:tcPr>
            <w:tcW w:w="2090" w:type="dxa"/>
            <w:tcBorders>
              <w:top w:val="nil"/>
              <w:left w:val="nil"/>
              <w:bottom w:val="nil"/>
              <w:right w:val="nil"/>
            </w:tcBorders>
            <w:tcMar>
              <w:top w:w="100" w:type="dxa"/>
              <w:left w:w="100" w:type="dxa"/>
              <w:bottom w:w="100" w:type="dxa"/>
              <w:right w:w="100" w:type="dxa"/>
            </w:tcMar>
          </w:tcPr>
          <w:p w:rsidR="00D723D1" w:rsidRDefault="00F0667F">
            <w:pPr>
              <w:spacing w:line="490" w:lineRule="auto"/>
              <w:ind w:left="-1180" w:firstLine="10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w:t>
            </w:r>
          </w:p>
        </w:tc>
        <w:tc>
          <w:tcPr>
            <w:tcW w:w="3245" w:type="dxa"/>
            <w:tcBorders>
              <w:top w:val="nil"/>
              <w:left w:val="nil"/>
              <w:bottom w:val="nil"/>
              <w:right w:val="nil"/>
            </w:tcBorders>
            <w:tcMar>
              <w:top w:w="100" w:type="dxa"/>
              <w:left w:w="100" w:type="dxa"/>
              <w:bottom w:w="100" w:type="dxa"/>
              <w:right w:w="100" w:type="dxa"/>
            </w:tcMar>
          </w:tcPr>
          <w:p w:rsidR="00D723D1" w:rsidRDefault="00F0667F">
            <w:pPr>
              <w:spacing w:line="490" w:lineRule="auto"/>
              <w:ind w:left="-1180" w:firstLine="10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245" w:type="dxa"/>
            <w:tcBorders>
              <w:top w:val="nil"/>
              <w:left w:val="nil"/>
              <w:bottom w:val="nil"/>
              <w:right w:val="nil"/>
            </w:tcBorders>
            <w:tcMar>
              <w:top w:w="100" w:type="dxa"/>
              <w:left w:w="100" w:type="dxa"/>
              <w:bottom w:w="100" w:type="dxa"/>
              <w:right w:w="100" w:type="dxa"/>
            </w:tcMar>
          </w:tcPr>
          <w:p w:rsidR="00D723D1" w:rsidRDefault="00D723D1">
            <w:pPr>
              <w:spacing w:line="490" w:lineRule="auto"/>
              <w:ind w:left="-1180" w:firstLine="1038"/>
              <w:jc w:val="both"/>
              <w:rPr>
                <w:rFonts w:ascii="Times New Roman" w:eastAsia="Times New Roman" w:hAnsi="Times New Roman" w:cs="Times New Roman"/>
                <w:sz w:val="24"/>
                <w:szCs w:val="24"/>
              </w:rPr>
            </w:pPr>
          </w:p>
        </w:tc>
      </w:tr>
      <w:tr w:rsidR="00D723D1">
        <w:trPr>
          <w:trHeight w:val="500"/>
        </w:trPr>
        <w:tc>
          <w:tcPr>
            <w:tcW w:w="2090" w:type="dxa"/>
            <w:tcBorders>
              <w:top w:val="nil"/>
              <w:left w:val="nil"/>
              <w:bottom w:val="nil"/>
              <w:right w:val="nil"/>
            </w:tcBorders>
            <w:tcMar>
              <w:top w:w="100" w:type="dxa"/>
              <w:left w:w="100" w:type="dxa"/>
              <w:bottom w:w="100" w:type="dxa"/>
              <w:right w:w="100" w:type="dxa"/>
            </w:tcMar>
          </w:tcPr>
          <w:p w:rsidR="00D723D1" w:rsidRDefault="00F0667F">
            <w:pPr>
              <w:spacing w:line="490" w:lineRule="auto"/>
              <w:ind w:left="-1180" w:firstLine="10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 ID</w:t>
            </w:r>
          </w:p>
        </w:tc>
        <w:tc>
          <w:tcPr>
            <w:tcW w:w="3245" w:type="dxa"/>
            <w:tcBorders>
              <w:top w:val="nil"/>
              <w:left w:val="nil"/>
              <w:bottom w:val="nil"/>
              <w:right w:val="nil"/>
            </w:tcBorders>
            <w:tcMar>
              <w:top w:w="100" w:type="dxa"/>
              <w:left w:w="100" w:type="dxa"/>
              <w:bottom w:w="100" w:type="dxa"/>
              <w:right w:w="100" w:type="dxa"/>
            </w:tcMar>
          </w:tcPr>
          <w:p w:rsidR="00D723D1" w:rsidRDefault="00F0667F">
            <w:pPr>
              <w:spacing w:line="490" w:lineRule="auto"/>
              <w:ind w:left="-1180" w:firstLine="10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identification number</w:t>
            </w:r>
          </w:p>
        </w:tc>
        <w:tc>
          <w:tcPr>
            <w:tcW w:w="3245" w:type="dxa"/>
            <w:tcBorders>
              <w:top w:val="nil"/>
              <w:left w:val="nil"/>
              <w:bottom w:val="nil"/>
              <w:right w:val="nil"/>
            </w:tcBorders>
            <w:tcMar>
              <w:top w:w="100" w:type="dxa"/>
              <w:left w:w="100" w:type="dxa"/>
              <w:bottom w:w="100" w:type="dxa"/>
              <w:right w:w="100" w:type="dxa"/>
            </w:tcMar>
          </w:tcPr>
          <w:p w:rsidR="00D723D1" w:rsidRDefault="00D723D1">
            <w:pPr>
              <w:spacing w:line="490" w:lineRule="auto"/>
              <w:ind w:left="-1180" w:firstLine="1038"/>
              <w:jc w:val="both"/>
              <w:rPr>
                <w:rFonts w:ascii="Times New Roman" w:eastAsia="Times New Roman" w:hAnsi="Times New Roman" w:cs="Times New Roman"/>
                <w:sz w:val="24"/>
                <w:szCs w:val="24"/>
              </w:rPr>
            </w:pPr>
          </w:p>
        </w:tc>
      </w:tr>
      <w:tr w:rsidR="00D723D1">
        <w:trPr>
          <w:trHeight w:val="500"/>
        </w:trPr>
        <w:tc>
          <w:tcPr>
            <w:tcW w:w="2090" w:type="dxa"/>
            <w:tcBorders>
              <w:top w:val="nil"/>
              <w:left w:val="nil"/>
              <w:bottom w:val="nil"/>
              <w:right w:val="nil"/>
            </w:tcBorders>
            <w:tcMar>
              <w:top w:w="100" w:type="dxa"/>
              <w:left w:w="100" w:type="dxa"/>
              <w:bottom w:w="100" w:type="dxa"/>
              <w:right w:w="100" w:type="dxa"/>
            </w:tcMar>
          </w:tcPr>
          <w:p w:rsidR="00D723D1" w:rsidRDefault="00D723D1">
            <w:pPr>
              <w:spacing w:line="490" w:lineRule="auto"/>
              <w:ind w:left="-1180" w:firstLine="1038"/>
              <w:jc w:val="both"/>
              <w:rPr>
                <w:rFonts w:ascii="Times New Roman" w:eastAsia="Times New Roman" w:hAnsi="Times New Roman" w:cs="Times New Roman"/>
                <w:sz w:val="24"/>
                <w:szCs w:val="24"/>
              </w:rPr>
            </w:pPr>
          </w:p>
        </w:tc>
        <w:tc>
          <w:tcPr>
            <w:tcW w:w="3245" w:type="dxa"/>
            <w:tcBorders>
              <w:top w:val="nil"/>
              <w:left w:val="nil"/>
              <w:bottom w:val="nil"/>
              <w:right w:val="nil"/>
            </w:tcBorders>
            <w:tcMar>
              <w:top w:w="100" w:type="dxa"/>
              <w:left w:w="100" w:type="dxa"/>
              <w:bottom w:w="100" w:type="dxa"/>
              <w:right w:w="100" w:type="dxa"/>
            </w:tcMar>
          </w:tcPr>
          <w:p w:rsidR="00D723D1" w:rsidRDefault="00D723D1">
            <w:pPr>
              <w:spacing w:line="490" w:lineRule="auto"/>
              <w:ind w:left="-1180" w:firstLine="1038"/>
              <w:jc w:val="both"/>
              <w:rPr>
                <w:rFonts w:ascii="Times New Roman" w:eastAsia="Times New Roman" w:hAnsi="Times New Roman" w:cs="Times New Roman"/>
                <w:sz w:val="24"/>
                <w:szCs w:val="24"/>
              </w:rPr>
            </w:pPr>
          </w:p>
        </w:tc>
        <w:tc>
          <w:tcPr>
            <w:tcW w:w="3245" w:type="dxa"/>
            <w:tcBorders>
              <w:top w:val="nil"/>
              <w:left w:val="nil"/>
              <w:bottom w:val="nil"/>
              <w:right w:val="nil"/>
            </w:tcBorders>
            <w:tcMar>
              <w:top w:w="100" w:type="dxa"/>
              <w:left w:w="100" w:type="dxa"/>
              <w:bottom w:w="100" w:type="dxa"/>
              <w:right w:w="100" w:type="dxa"/>
            </w:tcMar>
          </w:tcPr>
          <w:p w:rsidR="00D723D1" w:rsidRDefault="00D723D1">
            <w:pPr>
              <w:spacing w:line="490" w:lineRule="auto"/>
              <w:ind w:left="-1180" w:firstLine="1038"/>
              <w:jc w:val="both"/>
              <w:rPr>
                <w:rFonts w:ascii="Times New Roman" w:eastAsia="Times New Roman" w:hAnsi="Times New Roman" w:cs="Times New Roman"/>
                <w:sz w:val="24"/>
                <w:szCs w:val="24"/>
              </w:rPr>
            </w:pPr>
          </w:p>
        </w:tc>
      </w:tr>
    </w:tbl>
    <w:p w:rsidR="00D723D1" w:rsidRDefault="00D723D1">
      <w:pPr>
        <w:pStyle w:val="Heading2"/>
        <w:keepNext w:val="0"/>
        <w:keepLines w:val="0"/>
        <w:spacing w:line="490" w:lineRule="auto"/>
        <w:jc w:val="both"/>
        <w:rPr>
          <w:rFonts w:ascii="Times New Roman" w:eastAsia="Times New Roman" w:hAnsi="Times New Roman" w:cs="Times New Roman"/>
          <w:sz w:val="24"/>
          <w:szCs w:val="24"/>
        </w:rPr>
      </w:pPr>
      <w:bookmarkStart w:id="177" w:name="_heading=h.94qnj23jy40u" w:colFirst="0" w:colLast="0"/>
      <w:bookmarkEnd w:id="177"/>
    </w:p>
    <w:p w:rsidR="00D723D1" w:rsidRDefault="00F0667F">
      <w:pPr>
        <w:pStyle w:val="Heading2"/>
        <w:keepNext w:val="0"/>
        <w:keepLines w:val="0"/>
        <w:spacing w:line="490" w:lineRule="auto"/>
        <w:jc w:val="both"/>
        <w:rPr>
          <w:rFonts w:ascii="Times New Roman" w:eastAsia="Times New Roman" w:hAnsi="Times New Roman" w:cs="Times New Roman"/>
          <w:b w:val="0"/>
          <w:bCs w:val="0"/>
          <w:sz w:val="24"/>
          <w:szCs w:val="24"/>
        </w:rPr>
      </w:pPr>
      <w:bookmarkStart w:id="178" w:name="_heading=h.bks7w0fn931" w:colFirst="0" w:colLast="0"/>
      <w:bookmarkEnd w:id="178"/>
      <w:r>
        <w:rPr>
          <w:rFonts w:ascii="Times New Roman" w:eastAsia="Times New Roman" w:hAnsi="Times New Roman" w:cs="Times New Roman"/>
          <w:b w:val="0"/>
          <w:bCs w:val="0"/>
          <w:sz w:val="24"/>
          <w:szCs w:val="24"/>
        </w:rPr>
        <w:t>5.1.1 Data Collection Process</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 xml:space="preserve">The recruitment dataset is collected from various recruitment channels and HR management systems. Data sources may include company career portals, job websites, employee referrals, social media platforms, recruitment agencies, and internal HR </w:t>
      </w:r>
      <w:proofErr w:type="spellStart"/>
      <w:r>
        <w:rPr>
          <w:rFonts w:ascii="Times New Roman" w:eastAsia="Times New Roman" w:hAnsi="Times New Roman" w:cs="Times New Roman"/>
        </w:rPr>
        <w:t>databases.The</w:t>
      </w:r>
      <w:proofErr w:type="spellEnd"/>
      <w:r>
        <w:rPr>
          <w:rFonts w:ascii="Times New Roman" w:eastAsia="Times New Roman" w:hAnsi="Times New Roman" w:cs="Times New Roman"/>
        </w:rPr>
        <w:t xml:space="preserve"> collected data is consolidated into a single dataset to facilitate comprehensive analysis. Proper data collection ensures accuracy, consistency, and reliability of the recruitment dashboard.</w:t>
      </w:r>
    </w:p>
    <w:p w:rsidR="00D723D1" w:rsidRDefault="00F0667F">
      <w:pPr>
        <w:pStyle w:val="Heading2"/>
        <w:keepNext w:val="0"/>
        <w:keepLines w:val="0"/>
        <w:spacing w:line="490" w:lineRule="auto"/>
        <w:ind w:left="-1180" w:firstLine="1180"/>
        <w:jc w:val="both"/>
        <w:rPr>
          <w:rFonts w:ascii="Times New Roman" w:eastAsia="Times New Roman" w:hAnsi="Times New Roman" w:cs="Times New Roman"/>
          <w:b w:val="0"/>
          <w:bCs w:val="0"/>
          <w:sz w:val="24"/>
          <w:szCs w:val="24"/>
        </w:rPr>
      </w:pPr>
      <w:bookmarkStart w:id="179" w:name="_heading=h.mnugu3x3onil" w:colFirst="0" w:colLast="0"/>
      <w:bookmarkEnd w:id="179"/>
      <w:r>
        <w:rPr>
          <w:rFonts w:ascii="Times New Roman" w:eastAsia="Times New Roman" w:hAnsi="Times New Roman" w:cs="Times New Roman"/>
          <w:b w:val="0"/>
          <w:bCs w:val="0"/>
          <w:sz w:val="24"/>
          <w:szCs w:val="24"/>
        </w:rPr>
        <w:t>5.1.2 Dataset Characteristics</w:t>
      </w:r>
    </w:p>
    <w:p w:rsidR="00D723D1" w:rsidRDefault="00F0667F">
      <w:pPr>
        <w:spacing w:before="240" w:after="240" w:line="490" w:lineRule="auto"/>
        <w:jc w:val="both"/>
        <w:rPr>
          <w:rFonts w:ascii="Times New Roman" w:eastAsia="Times New Roman" w:hAnsi="Times New Roman" w:cs="Times New Roman"/>
        </w:rPr>
      </w:pPr>
      <w:r>
        <w:rPr>
          <w:rFonts w:ascii="Times New Roman" w:eastAsia="Times New Roman" w:hAnsi="Times New Roman" w:cs="Times New Roman"/>
        </w:rPr>
        <w:t xml:space="preserve">The recruitment dataset contains both categorical and numerical data. Categorical attributes include department names, recruitment sources, interview status, and hiring status. Numerical attributes include hiring costs, number of applicants, and recruitment </w:t>
      </w:r>
      <w:proofErr w:type="spellStart"/>
      <w:r>
        <w:rPr>
          <w:rFonts w:ascii="Times New Roman" w:eastAsia="Times New Roman" w:hAnsi="Times New Roman" w:cs="Times New Roman"/>
        </w:rPr>
        <w:t>duration.The</w:t>
      </w:r>
      <w:proofErr w:type="spellEnd"/>
      <w:r>
        <w:rPr>
          <w:rFonts w:ascii="Times New Roman" w:eastAsia="Times New Roman" w:hAnsi="Times New Roman" w:cs="Times New Roman"/>
        </w:rPr>
        <w:t xml:space="preserve"> dataset may consist of hundreds or thousands of candidate records depending on organizational size. A larger dataset provides better analytical accuracy and enables more reliable trend analysis.</w:t>
      </w:r>
    </w:p>
    <w:p w:rsidR="00D723D1" w:rsidRDefault="00F0667F">
      <w:pPr>
        <w:pStyle w:val="Heading1"/>
        <w:keepNext w:val="0"/>
        <w:keepLines w:val="0"/>
        <w:spacing w:line="490" w:lineRule="auto"/>
        <w:ind w:left="-1180" w:firstLine="1180"/>
        <w:jc w:val="both"/>
        <w:rPr>
          <w:rFonts w:ascii="Times New Roman" w:eastAsia="Times New Roman" w:hAnsi="Times New Roman" w:cs="Times New Roman"/>
          <w:b w:val="0"/>
          <w:bCs w:val="0"/>
          <w:sz w:val="24"/>
          <w:szCs w:val="24"/>
        </w:rPr>
      </w:pPr>
      <w:bookmarkStart w:id="180" w:name="_heading=h.yw3s0zsy9dj6" w:colFirst="0" w:colLast="0"/>
      <w:bookmarkEnd w:id="180"/>
      <w:r>
        <w:rPr>
          <w:rFonts w:ascii="Times New Roman" w:eastAsia="Times New Roman" w:hAnsi="Times New Roman" w:cs="Times New Roman"/>
          <w:b w:val="0"/>
          <w:bCs w:val="0"/>
          <w:sz w:val="24"/>
          <w:szCs w:val="24"/>
        </w:rPr>
        <w:t>5.2 Data Cleaning and Transformation</w:t>
      </w:r>
    </w:p>
    <w:p w:rsidR="00D723D1" w:rsidRDefault="00F0667F">
      <w:pPr>
        <w:spacing w:before="240" w:after="240" w:line="490" w:lineRule="auto"/>
        <w:jc w:val="both"/>
        <w:rPr>
          <w:rFonts w:ascii="Times New Roman" w:eastAsia="Times New Roman" w:hAnsi="Times New Roman" w:cs="Times New Roman"/>
          <w:sz w:val="26"/>
          <w:szCs w:val="26"/>
        </w:rPr>
        <w:sectPr w:rsidR="00D723D1">
          <w:pgSz w:w="11904" w:h="16838"/>
          <w:pgMar w:top="720" w:right="720" w:bottom="694" w:left="720" w:header="708" w:footer="0" w:gutter="0"/>
          <w:cols w:space="720" w:equalWidth="0">
            <w:col w:w="10465" w:space="0"/>
          </w:cols>
        </w:sectPr>
      </w:pPr>
      <w:r>
        <w:rPr>
          <w:rFonts w:ascii="Times New Roman" w:eastAsia="Times New Roman" w:hAnsi="Times New Roman" w:cs="Times New Roman"/>
        </w:rPr>
        <w:t>Raw recruitment data often contains missing values, duplicate entries, formatting inconsistencies, and incorrect records. Data cleaning is necessary to ensure the accuracy and reliability of analytical results. Poor-quality data can lead to misleading insights and incorrect decision-</w:t>
      </w:r>
      <w:proofErr w:type="spellStart"/>
      <w:r>
        <w:rPr>
          <w:rFonts w:ascii="Times New Roman" w:eastAsia="Times New Roman" w:hAnsi="Times New Roman" w:cs="Times New Roman"/>
        </w:rPr>
        <w:t>making.Data</w:t>
      </w:r>
      <w:proofErr w:type="spellEnd"/>
      <w:r>
        <w:rPr>
          <w:rFonts w:ascii="Times New Roman" w:eastAsia="Times New Roman" w:hAnsi="Times New Roman" w:cs="Times New Roman"/>
        </w:rPr>
        <w:t xml:space="preserve"> cleaning improves data consistency and prepares the dataset for visualization and reporting.</w:t>
      </w:r>
    </w:p>
    <w:p w:rsidR="00D723D1" w:rsidRDefault="00F0667F">
      <w:pPr>
        <w:pStyle w:val="Heading3"/>
        <w:keepNext w:val="0"/>
        <w:keepLines w:val="0"/>
        <w:spacing w:line="490" w:lineRule="auto"/>
        <w:jc w:val="both"/>
        <w:rPr>
          <w:rFonts w:ascii="Times New Roman" w:eastAsia="Times New Roman" w:hAnsi="Times New Roman" w:cs="Times New Roman"/>
          <w:b w:val="0"/>
          <w:bCs w:val="0"/>
          <w:sz w:val="24"/>
          <w:szCs w:val="24"/>
        </w:rPr>
      </w:pPr>
      <w:bookmarkStart w:id="181" w:name="_heading=h.80cxxm8fdnbs" w:colFirst="0" w:colLast="0"/>
      <w:bookmarkEnd w:id="181"/>
      <w:r>
        <w:rPr>
          <w:rFonts w:ascii="Times New Roman" w:eastAsia="Times New Roman" w:hAnsi="Times New Roman" w:cs="Times New Roman"/>
          <w:b w:val="0"/>
          <w:bCs w:val="0"/>
          <w:sz w:val="24"/>
          <w:szCs w:val="24"/>
        </w:rPr>
        <w:t>5.2.2 Data Transformation</w:t>
      </w:r>
    </w:p>
    <w:p w:rsidR="00D723D1" w:rsidRDefault="00F0667F">
      <w:pPr>
        <w:spacing w:before="240" w:after="240" w:line="490" w:lineRule="auto"/>
        <w:ind w:left="283"/>
        <w:jc w:val="both"/>
        <w:rPr>
          <w:rFonts w:ascii="Times New Roman" w:eastAsia="Times New Roman" w:hAnsi="Times New Roman" w:cs="Times New Roman"/>
        </w:rPr>
      </w:pPr>
      <w:r>
        <w:rPr>
          <w:rFonts w:ascii="Times New Roman" w:eastAsia="Times New Roman" w:hAnsi="Times New Roman" w:cs="Times New Roman"/>
        </w:rPr>
        <w:t>After cleaning, the dataset undergoes transformation using Power Query in Power BI. Data transformation involves modifying data structures, creating calculated columns, converting data types, and preparing relationships between tables.</w:t>
      </w:r>
    </w:p>
    <w:p w:rsidR="00D723D1" w:rsidRDefault="00F0667F">
      <w:pPr>
        <w:spacing w:before="240" w:after="240" w:line="490" w:lineRule="auto"/>
        <w:ind w:left="283"/>
        <w:jc w:val="both"/>
        <w:rPr>
          <w:rFonts w:ascii="Times New Roman" w:eastAsia="Times New Roman" w:hAnsi="Times New Roman" w:cs="Times New Roman"/>
        </w:rPr>
      </w:pPr>
      <w:r>
        <w:rPr>
          <w:rFonts w:ascii="Times New Roman" w:eastAsia="Times New Roman" w:hAnsi="Times New Roman" w:cs="Times New Roman"/>
        </w:rPr>
        <w:t>Examples:</w:t>
      </w:r>
    </w:p>
    <w:p w:rsidR="00D723D1" w:rsidRDefault="00F0667F">
      <w:pPr>
        <w:numPr>
          <w:ilvl w:val="0"/>
          <w:numId w:val="8"/>
        </w:numPr>
        <w:spacing w:before="240" w:line="490" w:lineRule="auto"/>
        <w:ind w:left="283" w:firstLine="0"/>
        <w:jc w:val="both"/>
        <w:rPr>
          <w:rFonts w:ascii="Times New Roman" w:eastAsia="Times New Roman" w:hAnsi="Times New Roman" w:cs="Times New Roman"/>
        </w:rPr>
      </w:pPr>
      <w:r>
        <w:rPr>
          <w:rFonts w:ascii="Times New Roman" w:eastAsia="Times New Roman" w:hAnsi="Times New Roman" w:cs="Times New Roman"/>
        </w:rPr>
        <w:t>Converting date formats.</w:t>
      </w:r>
    </w:p>
    <w:p w:rsidR="00D723D1" w:rsidRDefault="00F0667F">
      <w:pPr>
        <w:numPr>
          <w:ilvl w:val="0"/>
          <w:numId w:val="8"/>
        </w:numPr>
        <w:spacing w:line="490" w:lineRule="auto"/>
        <w:ind w:left="283" w:firstLine="0"/>
        <w:jc w:val="both"/>
        <w:rPr>
          <w:rFonts w:ascii="Times New Roman" w:eastAsia="Times New Roman" w:hAnsi="Times New Roman" w:cs="Times New Roman"/>
        </w:rPr>
      </w:pPr>
      <w:r>
        <w:rPr>
          <w:rFonts w:ascii="Times New Roman" w:eastAsia="Times New Roman" w:hAnsi="Times New Roman" w:cs="Times New Roman"/>
        </w:rPr>
        <w:t>Creating month-wise hiring categories.</w:t>
      </w:r>
    </w:p>
    <w:p w:rsidR="00D723D1" w:rsidRDefault="00F0667F">
      <w:pPr>
        <w:numPr>
          <w:ilvl w:val="0"/>
          <w:numId w:val="8"/>
        </w:numPr>
        <w:spacing w:line="490" w:lineRule="auto"/>
        <w:jc w:val="both"/>
        <w:rPr>
          <w:rFonts w:ascii="Times New Roman" w:eastAsia="Times New Roman" w:hAnsi="Times New Roman" w:cs="Times New Roman"/>
        </w:rPr>
      </w:pPr>
      <w:r>
        <w:rPr>
          <w:rFonts w:ascii="Times New Roman" w:eastAsia="Times New Roman" w:hAnsi="Times New Roman" w:cs="Times New Roman"/>
        </w:rPr>
        <w:t>Standardizing department names.</w:t>
      </w:r>
    </w:p>
    <w:p w:rsidR="00D723D1" w:rsidRDefault="00F0667F">
      <w:pPr>
        <w:numPr>
          <w:ilvl w:val="0"/>
          <w:numId w:val="8"/>
        </w:numPr>
        <w:spacing w:after="240" w:line="490" w:lineRule="auto"/>
        <w:jc w:val="both"/>
        <w:rPr>
          <w:rFonts w:ascii="Times New Roman" w:eastAsia="Times New Roman" w:hAnsi="Times New Roman" w:cs="Times New Roman"/>
        </w:rPr>
      </w:pPr>
      <w:r>
        <w:rPr>
          <w:rFonts w:ascii="Times New Roman" w:eastAsia="Times New Roman" w:hAnsi="Times New Roman" w:cs="Times New Roman"/>
        </w:rPr>
        <w:t>Calculating recruitment durations.</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82" w:name="_heading=h.s87kdsgqx6rr" w:colFirst="0" w:colLast="0"/>
      <w:bookmarkEnd w:id="182"/>
      <w:r>
        <w:rPr>
          <w:rFonts w:ascii="Times New Roman" w:eastAsia="Times New Roman" w:hAnsi="Times New Roman" w:cs="Times New Roman"/>
          <w:b w:val="0"/>
          <w:bCs w:val="0"/>
          <w:sz w:val="24"/>
          <w:szCs w:val="24"/>
        </w:rPr>
        <w:t>Table 5.3: Data Transformation Activities</w:t>
      </w:r>
    </w:p>
    <w:tbl>
      <w:tblPr>
        <w:tblStyle w:val="a7"/>
        <w:tblW w:w="6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3870"/>
      </w:tblGrid>
      <w:tr w:rsidR="00D723D1">
        <w:trPr>
          <w:trHeight w:val="515"/>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Activity</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Purpose</w:t>
            </w:r>
          </w:p>
        </w:tc>
      </w:tr>
      <w:tr w:rsidR="00D723D1">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Date Conversion</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Standardized date analysis</w:t>
            </w:r>
          </w:p>
        </w:tc>
      </w:tr>
      <w:tr w:rsidR="00D723D1">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Column Creation</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Additional metrics</w:t>
            </w:r>
          </w:p>
        </w:tc>
      </w:tr>
      <w:tr w:rsidR="00D723D1">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Data Formatting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Consistent values</w:t>
            </w:r>
          </w:p>
        </w:tc>
      </w:tr>
      <w:tr w:rsidR="00D723D1">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Data Filtering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Remove unnecessary records</w:t>
            </w:r>
          </w:p>
        </w:tc>
      </w:tr>
    </w:tbl>
    <w:p w:rsidR="00D723D1" w:rsidRDefault="00D723D1">
      <w:pPr>
        <w:spacing w:line="490" w:lineRule="auto"/>
        <w:jc w:val="both"/>
        <w:rPr>
          <w:rFonts w:ascii="Times New Roman" w:eastAsia="Times New Roman" w:hAnsi="Times New Roman" w:cs="Times New Roman"/>
        </w:rPr>
      </w:pPr>
    </w:p>
    <w:p w:rsidR="00D723D1" w:rsidRDefault="00F0667F">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183" w:name="_heading=h.j7jq2m8u905h" w:colFirst="0" w:colLast="0"/>
      <w:bookmarkEnd w:id="183"/>
      <w:r>
        <w:rPr>
          <w:rFonts w:ascii="Times New Roman" w:eastAsia="Times New Roman" w:hAnsi="Times New Roman" w:cs="Times New Roman"/>
          <w:b w:val="0"/>
          <w:bCs w:val="0"/>
          <w:sz w:val="24"/>
          <w:szCs w:val="24"/>
        </w:rPr>
        <w:t>5.3 Tools and Technologies Used</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84" w:name="_heading=h.yzldf84e11wk" w:colFirst="0" w:colLast="0"/>
      <w:bookmarkEnd w:id="184"/>
      <w:r>
        <w:rPr>
          <w:rFonts w:ascii="Times New Roman" w:eastAsia="Times New Roman" w:hAnsi="Times New Roman" w:cs="Times New Roman"/>
          <w:b w:val="0"/>
          <w:bCs w:val="0"/>
          <w:sz w:val="24"/>
          <w:szCs w:val="24"/>
        </w:rPr>
        <w:t>5.3.1 Microsoft Power BI</w:t>
      </w:r>
    </w:p>
    <w:p w:rsidR="00D723D1" w:rsidRDefault="00F0667F">
      <w:pPr>
        <w:spacing w:line="49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bidi="ar-SA"/>
        </w:rPr>
        <w:drawing>
          <wp:inline distT="114300" distB="114300" distL="114300" distR="114300">
            <wp:extent cx="6645593" cy="4127500"/>
            <wp:effectExtent l="0" t="0" r="0" b="0"/>
            <wp:docPr id="46" name="image17.jpg" descr="https://images.openai.com/static-rsc-4/n75Oooutv-0QQ0ts_a_MtfKa6kT5lMXpwrrYogg4kZHZgUIDIgNCcYoSrT8N56CurKhbB7wHcPrAcTasCOXIM8AycAg64Qye0x0CdRdmYvOY0zFRDrB_qpWyBEpGCGe1W5akoY161ahhd7SVKmP2wogErSXsPXWfDHxWp1k8C_P2zjovr0GXvw_o1GiXFrni?purpose=fullsize"/>
            <wp:cNvGraphicFramePr/>
            <a:graphic xmlns:a="http://schemas.openxmlformats.org/drawingml/2006/main">
              <a:graphicData uri="http://schemas.openxmlformats.org/drawingml/2006/picture">
                <pic:pic xmlns:pic="http://schemas.openxmlformats.org/drawingml/2006/picture">
                  <pic:nvPicPr>
                    <pic:cNvPr id="0" name="image17.jpg" descr="https://images.openai.com/static-rsc-4/n75Oooutv-0QQ0ts_a_MtfKa6kT5lMXpwrrYogg4kZHZgUIDIgNCcYoSrT8N56CurKhbB7wHcPrAcTasCOXIM8AycAg64Qye0x0CdRdmYvOY0zFRDrB_qpWyBEpGCGe1W5akoY161ahhd7SVKmP2wogErSXsPXWfDHxWp1k8C_P2zjovr0GXvw_o1GiXFrni?purpose=fullsize"/>
                    <pic:cNvPicPr preferRelativeResize="0"/>
                  </pic:nvPicPr>
                  <pic:blipFill>
                    <a:blip r:embed="rId17"/>
                    <a:srcRect/>
                    <a:stretch>
                      <a:fillRect/>
                    </a:stretch>
                  </pic:blipFill>
                  <pic:spPr>
                    <a:xfrm>
                      <a:off x="0" y="0"/>
                      <a:ext cx="6645593" cy="41275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bidi="ar-SA"/>
        </w:rPr>
        <w:drawing>
          <wp:inline distT="114300" distB="114300" distL="114300" distR="114300">
            <wp:extent cx="6645593" cy="3873500"/>
            <wp:effectExtent l="0" t="0" r="0" b="0"/>
            <wp:docPr id="49" name="image21.jpg" descr="https://images.openai.com/static-rsc-4/ckwIcgPKLLkXNwQbKWTtr6JlrPx2LdOsRo7bRZSsZGLW0cUn6kbxXZial-dz1v3P6bf41wRDmzju1VjUPoyPI0CIDC_z-zFE3fnivJMT98FmsPB7r3Sffbca5lbRZ5PwZiISUuNlMXqtN1ciiBQC8UcBXgJ7cJatQhy3V6YjNH6s7w42H4nct1tYjANaDHmW?purpose=fullsize"/>
            <wp:cNvGraphicFramePr/>
            <a:graphic xmlns:a="http://schemas.openxmlformats.org/drawingml/2006/main">
              <a:graphicData uri="http://schemas.openxmlformats.org/drawingml/2006/picture">
                <pic:pic xmlns:pic="http://schemas.openxmlformats.org/drawingml/2006/picture">
                  <pic:nvPicPr>
                    <pic:cNvPr id="0" name="image21.jpg" descr="https://images.openai.com/static-rsc-4/ckwIcgPKLLkXNwQbKWTtr6JlrPx2LdOsRo7bRZSsZGLW0cUn6kbxXZial-dz1v3P6bf41wRDmzju1VjUPoyPI0CIDC_z-zFE3fnivJMT98FmsPB7r3Sffbca5lbRZ5PwZiISUuNlMXqtN1ciiBQC8UcBXgJ7cJatQhy3V6YjNH6s7w42H4nct1tYjANaDHmW?purpose=fullsize"/>
                    <pic:cNvPicPr preferRelativeResize="0"/>
                  </pic:nvPicPr>
                  <pic:blipFill>
                    <a:blip r:embed="rId18"/>
                    <a:srcRect/>
                    <a:stretch>
                      <a:fillRect/>
                    </a:stretch>
                  </pic:blipFill>
                  <pic:spPr>
                    <a:xfrm>
                      <a:off x="0" y="0"/>
                      <a:ext cx="6645593" cy="38735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noProof/>
          <w:sz w:val="26"/>
          <w:szCs w:val="26"/>
          <w:lang w:val="en-US" w:eastAsia="en-US" w:bidi="ar-SA"/>
        </w:rPr>
        <w:drawing>
          <wp:inline distT="114300" distB="114300" distL="114300" distR="114300">
            <wp:extent cx="5767388" cy="5527793"/>
            <wp:effectExtent l="0" t="0" r="0" b="0"/>
            <wp:docPr id="42" name="image9.jpg" descr="https://images.openai.com/static-rsc-4/wWnFQxe5onfE2wG5x7TXsktsny3NK_8qkw3oR_fFzXYokR36jwFj6_67IgBZ9iOo3hR66hmMTbsggFZJp6WZaea7NrdIl4PvoEJMRC0OwRt3o9BrFj5XN2_vMwPQKeA7TEOhXtsZpqeOkCiMp0Qshd1NMU4aFn9Qd5K72N51bS9_i6xU9fGfTQKssMKTpbEJ?purpose=fullsize"/>
            <wp:cNvGraphicFramePr/>
            <a:graphic xmlns:a="http://schemas.openxmlformats.org/drawingml/2006/main">
              <a:graphicData uri="http://schemas.openxmlformats.org/drawingml/2006/picture">
                <pic:pic xmlns:pic="http://schemas.openxmlformats.org/drawingml/2006/picture">
                  <pic:nvPicPr>
                    <pic:cNvPr id="0" name="image9.jpg" descr="https://images.openai.com/static-rsc-4/wWnFQxe5onfE2wG5x7TXsktsny3NK_8qkw3oR_fFzXYokR36jwFj6_67IgBZ9iOo3hR66hmMTbsggFZJp6WZaea7NrdIl4PvoEJMRC0OwRt3o9BrFj5XN2_vMwPQKeA7TEOhXtsZpqeOkCiMp0Qshd1NMU4aFn9Qd5K72N51bS9_i6xU9fGfTQKssMKTpbEJ?purpose=fullsize"/>
                    <pic:cNvPicPr preferRelativeResize="0"/>
                  </pic:nvPicPr>
                  <pic:blipFill>
                    <a:blip r:embed="rId19"/>
                    <a:srcRect/>
                    <a:stretch>
                      <a:fillRect/>
                    </a:stretch>
                  </pic:blipFill>
                  <pic:spPr>
                    <a:xfrm>
                      <a:off x="0" y="0"/>
                      <a:ext cx="5767388" cy="5527793"/>
                    </a:xfrm>
                    <a:prstGeom prst="rect">
                      <a:avLst/>
                    </a:prstGeom>
                    <a:ln/>
                  </pic:spPr>
                </pic:pic>
              </a:graphicData>
            </a:graphic>
          </wp:inline>
        </w:drawing>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Power BI is the primary tool used for developing the Recruitment Dashboard. It provides advanced data visualization, reporting, and analytical capabilities. Power BI enables users to connect multiple data sources, transform data, create interactive reports, and share dashboards with stakeholders.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The tool offers drag-and-drop functionality, making dashboard development simple and efficient.</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85" w:name="_heading=h.if64s35aw0k5" w:colFirst="0" w:colLast="0"/>
      <w:bookmarkEnd w:id="185"/>
      <w:r>
        <w:rPr>
          <w:rFonts w:ascii="Times New Roman" w:eastAsia="Times New Roman" w:hAnsi="Times New Roman" w:cs="Times New Roman"/>
          <w:b w:val="0"/>
          <w:bCs w:val="0"/>
          <w:sz w:val="24"/>
          <w:szCs w:val="24"/>
        </w:rPr>
        <w:t>5.3.2 Microsoft Excel</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Microsoft Excel is used as the primary data storage and preparation tool. Recruitment data is initially maintained in Excel spreadsheets before being imported into Power BI. Excel helps in preliminary data validation and organization.</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6"/>
          <w:szCs w:val="26"/>
        </w:rPr>
      </w:pPr>
      <w:bookmarkStart w:id="186" w:name="_heading=h.pwlgvi7zz82p" w:colFirst="0" w:colLast="0"/>
      <w:bookmarkEnd w:id="186"/>
      <w:r>
        <w:rPr>
          <w:rFonts w:ascii="Times New Roman" w:eastAsia="Times New Roman" w:hAnsi="Times New Roman" w:cs="Times New Roman"/>
          <w:b w:val="0"/>
          <w:bCs w:val="0"/>
          <w:sz w:val="26"/>
          <w:szCs w:val="26"/>
        </w:rPr>
        <w:t>5.3.3 Power Query</w:t>
      </w:r>
    </w:p>
    <w:p w:rsidR="00D723D1" w:rsidRDefault="00F0667F">
      <w:pPr>
        <w:spacing w:before="240" w:after="240" w:line="49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rPr>
        <w:t>Power Query is used to clean and transform raw recruitment data before analysis. It automates repetitive data preparation tasks and improves data quality.</w:t>
      </w:r>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Import Data</w:t>
      </w:r>
    </w:p>
    <w:p w:rsidR="00D723D1" w:rsidRDefault="00377B47">
      <w:pPr>
        <w:spacing w:line="490" w:lineRule="auto"/>
        <w:ind w:left="141"/>
        <w:jc w:val="both"/>
        <w:rPr>
          <w:rFonts w:ascii="Times New Roman" w:eastAsia="Times New Roman" w:hAnsi="Times New Roman" w:cs="Times New Roman"/>
        </w:rPr>
      </w:pPr>
      <w:sdt>
        <w:sdtPr>
          <w:tag w:val="goog_rdk_4"/>
          <w:id w:val="-1933856412"/>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Power Query</w:t>
      </w:r>
    </w:p>
    <w:p w:rsidR="00D723D1" w:rsidRDefault="00377B47">
      <w:pPr>
        <w:spacing w:line="490" w:lineRule="auto"/>
        <w:ind w:left="141"/>
        <w:jc w:val="both"/>
        <w:rPr>
          <w:rFonts w:ascii="Times New Roman" w:eastAsia="Times New Roman" w:hAnsi="Times New Roman" w:cs="Times New Roman"/>
        </w:rPr>
      </w:pPr>
      <w:sdt>
        <w:sdtPr>
          <w:tag w:val="goog_rdk_5"/>
          <w:id w:val="-1808048513"/>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Transform Data</w:t>
      </w:r>
    </w:p>
    <w:p w:rsidR="00D723D1" w:rsidRDefault="00377B47">
      <w:pPr>
        <w:spacing w:line="490" w:lineRule="auto"/>
        <w:ind w:left="141"/>
        <w:jc w:val="both"/>
        <w:rPr>
          <w:rFonts w:ascii="Times New Roman" w:eastAsia="Times New Roman" w:hAnsi="Times New Roman" w:cs="Times New Roman"/>
        </w:rPr>
      </w:pPr>
      <w:sdt>
        <w:sdtPr>
          <w:tag w:val="goog_rdk_6"/>
          <w:id w:val="-1746407112"/>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Load to Power BI</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87" w:name="_heading=h.vm669sp2s2ah" w:colFirst="0" w:colLast="0"/>
      <w:bookmarkEnd w:id="187"/>
      <w:r>
        <w:rPr>
          <w:rFonts w:ascii="Times New Roman" w:eastAsia="Times New Roman" w:hAnsi="Times New Roman" w:cs="Times New Roman"/>
          <w:b w:val="0"/>
          <w:bCs w:val="0"/>
          <w:sz w:val="24"/>
          <w:szCs w:val="24"/>
        </w:rPr>
        <w:t>5.3.4 DAX Functions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Data Analysis Expressions (DAX) are formulas used in Power BI to perform advanced calculations. DAX enables the creation of KPIs and custom measures required for recruitment analysis.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Common DAX calculations include:</w:t>
      </w:r>
    </w:p>
    <w:p w:rsidR="00D723D1" w:rsidRDefault="00F0667F">
      <w:pPr>
        <w:numPr>
          <w:ilvl w:val="0"/>
          <w:numId w:val="3"/>
        </w:numPr>
        <w:spacing w:before="240"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Total Applications</w:t>
      </w:r>
    </w:p>
    <w:p w:rsidR="00D723D1" w:rsidRDefault="00F0667F">
      <w:pPr>
        <w:numPr>
          <w:ilvl w:val="0"/>
          <w:numId w:val="3"/>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Total Hires</w:t>
      </w:r>
    </w:p>
    <w:p w:rsidR="00D723D1" w:rsidRDefault="00F0667F">
      <w:pPr>
        <w:numPr>
          <w:ilvl w:val="0"/>
          <w:numId w:val="3"/>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Hiring Rate</w:t>
      </w:r>
    </w:p>
    <w:p w:rsidR="00D723D1" w:rsidRDefault="00F0667F">
      <w:pPr>
        <w:numPr>
          <w:ilvl w:val="0"/>
          <w:numId w:val="3"/>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Cost-per-Hire</w:t>
      </w:r>
    </w:p>
    <w:p w:rsidR="00D723D1" w:rsidRDefault="00F0667F">
      <w:pPr>
        <w:numPr>
          <w:ilvl w:val="0"/>
          <w:numId w:val="3"/>
        </w:numPr>
        <w:spacing w:after="240"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Offer Acceptance Rate</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88" w:name="_heading=h.3e8p02myml1r" w:colFirst="0" w:colLast="0"/>
      <w:bookmarkEnd w:id="188"/>
      <w:r>
        <w:rPr>
          <w:rFonts w:ascii="Times New Roman" w:eastAsia="Times New Roman" w:hAnsi="Times New Roman" w:cs="Times New Roman"/>
          <w:b w:val="0"/>
          <w:bCs w:val="0"/>
          <w:sz w:val="24"/>
          <w:szCs w:val="24"/>
        </w:rPr>
        <w:t>Table 5.6: Sample DAX Measures</w:t>
      </w:r>
    </w:p>
    <w:tbl>
      <w:tblPr>
        <w:tblStyle w:val="a8"/>
        <w:tblW w:w="4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0"/>
        <w:gridCol w:w="2690"/>
      </w:tblGrid>
      <w:tr w:rsidR="00D723D1">
        <w:trPr>
          <w:trHeight w:val="51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Measure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Purpose</w:t>
            </w:r>
          </w:p>
        </w:tc>
      </w:tr>
      <w:tr w:rsidR="00D723D1">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Total Applications</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Count applicants</w:t>
            </w:r>
          </w:p>
        </w:tc>
      </w:tr>
      <w:tr w:rsidR="00D723D1">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Total Hires</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Count selected candidates</w:t>
            </w:r>
          </w:p>
        </w:tc>
      </w:tr>
      <w:tr w:rsidR="00D723D1">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Hiring Rate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Recruitment effectiveness</w:t>
            </w:r>
          </w:p>
        </w:tc>
      </w:tr>
      <w:tr w:rsidR="00D723D1">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Average Hiring Cost</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Cost analysis</w:t>
            </w:r>
          </w:p>
        </w:tc>
      </w:tr>
    </w:tbl>
    <w:p w:rsidR="00D723D1" w:rsidRDefault="00F0667F">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189" w:name="_heading=h.v13l97gw6a82" w:colFirst="0" w:colLast="0"/>
      <w:bookmarkEnd w:id="189"/>
      <w:r>
        <w:rPr>
          <w:rFonts w:ascii="Times New Roman" w:eastAsia="Times New Roman" w:hAnsi="Times New Roman" w:cs="Times New Roman"/>
          <w:b w:val="0"/>
          <w:bCs w:val="0"/>
          <w:sz w:val="24"/>
          <w:szCs w:val="24"/>
        </w:rPr>
        <w:t>5.4 Dashboard Development</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The Recruitment Dashboard is developed using a structured approach. The dashboard contains multiple pages and visualizations that provide comprehensive insights into recruitment activities.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Major dashboard components include:</w:t>
      </w:r>
    </w:p>
    <w:p w:rsidR="00D723D1" w:rsidRDefault="00F0667F">
      <w:pPr>
        <w:numPr>
          <w:ilvl w:val="0"/>
          <w:numId w:val="6"/>
        </w:numPr>
        <w:spacing w:before="240"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KPI Cards</w:t>
      </w:r>
    </w:p>
    <w:p w:rsidR="00D723D1" w:rsidRDefault="00F0667F">
      <w:pPr>
        <w:numPr>
          <w:ilvl w:val="0"/>
          <w:numId w:val="6"/>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Hiring Trend Analysis</w:t>
      </w:r>
    </w:p>
    <w:p w:rsidR="00D723D1" w:rsidRDefault="00F0667F">
      <w:pPr>
        <w:numPr>
          <w:ilvl w:val="0"/>
          <w:numId w:val="6"/>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Department-wise Recruitment Analysis</w:t>
      </w:r>
    </w:p>
    <w:p w:rsidR="00D723D1" w:rsidRDefault="00F0667F">
      <w:pPr>
        <w:numPr>
          <w:ilvl w:val="0"/>
          <w:numId w:val="6"/>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Candidate Status Distribution</w:t>
      </w:r>
    </w:p>
    <w:p w:rsidR="00D723D1" w:rsidRDefault="00F0667F">
      <w:pPr>
        <w:numPr>
          <w:ilvl w:val="0"/>
          <w:numId w:val="6"/>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Recruitment Source Analysis</w:t>
      </w:r>
    </w:p>
    <w:p w:rsidR="00D723D1" w:rsidRDefault="00F0667F">
      <w:pPr>
        <w:numPr>
          <w:ilvl w:val="0"/>
          <w:numId w:val="6"/>
        </w:numPr>
        <w:spacing w:after="240"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Offer Acceptance Analysis</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90" w:name="_heading=h.ezra7outlea4" w:colFirst="0" w:colLast="0"/>
      <w:bookmarkEnd w:id="190"/>
      <w:r>
        <w:rPr>
          <w:rFonts w:ascii="Times New Roman" w:eastAsia="Times New Roman" w:hAnsi="Times New Roman" w:cs="Times New Roman"/>
          <w:b w:val="0"/>
          <w:bCs w:val="0"/>
          <w:sz w:val="24"/>
          <w:szCs w:val="24"/>
        </w:rPr>
        <w:t>Figure 5.4: Dashboard Development Process</w:t>
      </w:r>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Dataset</w:t>
      </w:r>
    </w:p>
    <w:p w:rsidR="00D723D1" w:rsidRDefault="00377B47">
      <w:pPr>
        <w:spacing w:line="490" w:lineRule="auto"/>
        <w:ind w:left="141"/>
        <w:jc w:val="both"/>
        <w:rPr>
          <w:rFonts w:ascii="Times New Roman" w:eastAsia="Times New Roman" w:hAnsi="Times New Roman" w:cs="Times New Roman"/>
        </w:rPr>
      </w:pPr>
      <w:sdt>
        <w:sdtPr>
          <w:tag w:val="goog_rdk_7"/>
          <w:id w:val="-1329940779"/>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Data Cleaning</w:t>
      </w:r>
    </w:p>
    <w:p w:rsidR="00D723D1" w:rsidRDefault="00377B47">
      <w:pPr>
        <w:spacing w:line="490" w:lineRule="auto"/>
        <w:ind w:left="141"/>
        <w:jc w:val="both"/>
        <w:rPr>
          <w:rFonts w:ascii="Times New Roman" w:eastAsia="Times New Roman" w:hAnsi="Times New Roman" w:cs="Times New Roman"/>
        </w:rPr>
      </w:pPr>
      <w:sdt>
        <w:sdtPr>
          <w:tag w:val="goog_rdk_8"/>
          <w:id w:val="515514056"/>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Data Modeling</w:t>
      </w:r>
    </w:p>
    <w:p w:rsidR="00D723D1" w:rsidRDefault="00377B47">
      <w:pPr>
        <w:spacing w:line="490" w:lineRule="auto"/>
        <w:ind w:left="141"/>
        <w:jc w:val="both"/>
        <w:rPr>
          <w:rFonts w:ascii="Times New Roman" w:eastAsia="Times New Roman" w:hAnsi="Times New Roman" w:cs="Times New Roman"/>
        </w:rPr>
      </w:pPr>
      <w:sdt>
        <w:sdtPr>
          <w:tag w:val="goog_rdk_9"/>
          <w:id w:val="254613024"/>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KPI Creation</w:t>
      </w:r>
    </w:p>
    <w:p w:rsidR="00D723D1" w:rsidRDefault="00377B47">
      <w:pPr>
        <w:spacing w:line="490" w:lineRule="auto"/>
        <w:ind w:left="141"/>
        <w:jc w:val="both"/>
        <w:rPr>
          <w:rFonts w:ascii="Times New Roman" w:eastAsia="Times New Roman" w:hAnsi="Times New Roman" w:cs="Times New Roman"/>
        </w:rPr>
      </w:pPr>
      <w:sdt>
        <w:sdtPr>
          <w:tag w:val="goog_rdk_10"/>
          <w:id w:val="-1662000040"/>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Visualization Design</w:t>
      </w:r>
    </w:p>
    <w:p w:rsidR="00D723D1" w:rsidRDefault="00377B47">
      <w:pPr>
        <w:spacing w:line="490" w:lineRule="auto"/>
        <w:ind w:left="141"/>
        <w:jc w:val="both"/>
        <w:rPr>
          <w:rFonts w:ascii="Times New Roman" w:eastAsia="Times New Roman" w:hAnsi="Times New Roman" w:cs="Times New Roman"/>
        </w:rPr>
      </w:pPr>
      <w:sdt>
        <w:sdtPr>
          <w:tag w:val="goog_rdk_11"/>
          <w:id w:val="-1385435091"/>
        </w:sdtPr>
        <w:sdtEndPr/>
        <w:sdtContent>
          <w:r w:rsidR="00F0667F">
            <w:rPr>
              <w:rFonts w:ascii="Cardo" w:eastAsia="Cardo" w:hAnsi="Cardo" w:cs="Cardo"/>
            </w:rPr>
            <w:t xml:space="preserve">    ↓</w:t>
          </w:r>
        </w:sdtContent>
      </w:sdt>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Final Dashboard</w:t>
      </w:r>
    </w:p>
    <w:p w:rsidR="00D723D1" w:rsidRDefault="00D723D1">
      <w:pPr>
        <w:spacing w:line="490" w:lineRule="auto"/>
        <w:ind w:left="141"/>
        <w:jc w:val="both"/>
        <w:rPr>
          <w:rFonts w:ascii="Times New Roman" w:eastAsia="Times New Roman" w:hAnsi="Times New Roman" w:cs="Times New Roman"/>
        </w:rPr>
      </w:pPr>
    </w:p>
    <w:p w:rsidR="00D723D1" w:rsidRDefault="00F0667F">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191" w:name="_heading=h.n1l259cq6oax" w:colFirst="0" w:colLast="0"/>
      <w:bookmarkEnd w:id="191"/>
      <w:r>
        <w:rPr>
          <w:rFonts w:ascii="Times New Roman" w:eastAsia="Times New Roman" w:hAnsi="Times New Roman" w:cs="Times New Roman"/>
          <w:b w:val="0"/>
          <w:bCs w:val="0"/>
          <w:sz w:val="24"/>
          <w:szCs w:val="24"/>
        </w:rPr>
        <w:t>5.5 Key Performance Indicators (KPIs)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KPIs are essential metrics used to evaluate recruitment performance. The dashboard includes several KPIs that provide quick insights into hiring efficiency.</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2"/>
          <w:szCs w:val="22"/>
        </w:rPr>
      </w:pPr>
      <w:bookmarkStart w:id="192" w:name="_heading=h.20plhalhl4kb" w:colFirst="0" w:colLast="0"/>
      <w:bookmarkEnd w:id="192"/>
      <w:r>
        <w:rPr>
          <w:rFonts w:ascii="Times New Roman" w:eastAsia="Times New Roman" w:hAnsi="Times New Roman" w:cs="Times New Roman"/>
          <w:b w:val="0"/>
          <w:bCs w:val="0"/>
          <w:sz w:val="22"/>
          <w:szCs w:val="22"/>
        </w:rPr>
        <w:t>Important KPIs</w:t>
      </w:r>
    </w:p>
    <w:p w:rsidR="00D723D1" w:rsidRDefault="00F0667F">
      <w:pPr>
        <w:numPr>
          <w:ilvl w:val="0"/>
          <w:numId w:val="7"/>
        </w:numPr>
        <w:spacing w:before="240"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Total Applications Received</w:t>
      </w:r>
    </w:p>
    <w:p w:rsidR="00D723D1" w:rsidRDefault="00F0667F">
      <w:pPr>
        <w:numPr>
          <w:ilvl w:val="0"/>
          <w:numId w:val="7"/>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Total Interviews Conducted</w:t>
      </w:r>
    </w:p>
    <w:p w:rsidR="00D723D1" w:rsidRDefault="00F0667F">
      <w:pPr>
        <w:numPr>
          <w:ilvl w:val="0"/>
          <w:numId w:val="7"/>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Total Candidates Hired</w:t>
      </w:r>
    </w:p>
    <w:p w:rsidR="00D723D1" w:rsidRDefault="00F0667F">
      <w:pPr>
        <w:numPr>
          <w:ilvl w:val="0"/>
          <w:numId w:val="7"/>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Offer Acceptance Rate</w:t>
      </w:r>
    </w:p>
    <w:p w:rsidR="00D723D1" w:rsidRDefault="00F0667F">
      <w:pPr>
        <w:numPr>
          <w:ilvl w:val="0"/>
          <w:numId w:val="7"/>
        </w:numPr>
        <w:spacing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Cost-per-Hire</w:t>
      </w:r>
    </w:p>
    <w:p w:rsidR="00D723D1" w:rsidRDefault="00F0667F">
      <w:pPr>
        <w:numPr>
          <w:ilvl w:val="0"/>
          <w:numId w:val="7"/>
        </w:numPr>
        <w:spacing w:after="240" w:line="490" w:lineRule="auto"/>
        <w:ind w:left="141" w:firstLine="0"/>
        <w:jc w:val="both"/>
        <w:rPr>
          <w:rFonts w:ascii="Times New Roman" w:eastAsia="Times New Roman" w:hAnsi="Times New Roman" w:cs="Times New Roman"/>
        </w:rPr>
      </w:pPr>
      <w:r>
        <w:rPr>
          <w:rFonts w:ascii="Times New Roman" w:eastAsia="Times New Roman" w:hAnsi="Times New Roman" w:cs="Times New Roman"/>
        </w:rPr>
        <w:t>Time-to-Hire</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93" w:name="_heading=h.14hb0eoolc5l" w:colFirst="0" w:colLast="0"/>
      <w:bookmarkEnd w:id="193"/>
      <w:r>
        <w:rPr>
          <w:rFonts w:ascii="Times New Roman" w:eastAsia="Times New Roman" w:hAnsi="Times New Roman" w:cs="Times New Roman"/>
          <w:b w:val="0"/>
          <w:bCs w:val="0"/>
          <w:sz w:val="24"/>
          <w:szCs w:val="24"/>
        </w:rPr>
        <w:t>Table 5.7: KPI Summary</w:t>
      </w:r>
    </w:p>
    <w:tbl>
      <w:tblPr>
        <w:tblStyle w:val="a9"/>
        <w:tblW w:w="6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3660"/>
      </w:tblGrid>
      <w:tr w:rsidR="00D723D1">
        <w:trPr>
          <w:trHeight w:val="515"/>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KPI</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Description</w:t>
            </w:r>
          </w:p>
        </w:tc>
      </w:tr>
      <w:tr w:rsidR="00D723D1">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Applications</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Total received applications</w:t>
            </w:r>
          </w:p>
        </w:tc>
      </w:tr>
      <w:tr w:rsidR="00D723D1">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Interviews</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Candidates interviewed</w:t>
            </w:r>
          </w:p>
        </w:tc>
      </w:tr>
      <w:tr w:rsidR="00D723D1">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Hires</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Successful candidates</w:t>
            </w:r>
          </w:p>
        </w:tc>
      </w:tr>
      <w:tr w:rsidR="00D723D1">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Acceptance Rate</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Accepted offers percentage</w:t>
            </w:r>
          </w:p>
        </w:tc>
      </w:tr>
      <w:tr w:rsidR="00D723D1">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Time-to-Hire</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Average hiring duration</w:t>
            </w:r>
          </w:p>
        </w:tc>
      </w:tr>
      <w:tr w:rsidR="00D723D1">
        <w:trPr>
          <w:trHeight w:val="500"/>
        </w:trPr>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Cost-per-Hire</w:t>
            </w:r>
          </w:p>
        </w:tc>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Hiring expenditure</w:t>
            </w:r>
          </w:p>
        </w:tc>
      </w:tr>
    </w:tbl>
    <w:p w:rsidR="00D723D1" w:rsidRDefault="00F0667F">
      <w:pPr>
        <w:pStyle w:val="Heading1"/>
        <w:keepNext w:val="0"/>
        <w:keepLines w:val="0"/>
        <w:spacing w:line="490" w:lineRule="auto"/>
        <w:jc w:val="both"/>
        <w:rPr>
          <w:rFonts w:ascii="Times New Roman" w:eastAsia="Times New Roman" w:hAnsi="Times New Roman" w:cs="Times New Roman"/>
          <w:b w:val="0"/>
          <w:bCs w:val="0"/>
          <w:sz w:val="24"/>
          <w:szCs w:val="24"/>
        </w:rPr>
      </w:pPr>
      <w:bookmarkStart w:id="194" w:name="_heading=h.dq7wolc6fkk3" w:colFirst="0" w:colLast="0"/>
      <w:bookmarkEnd w:id="194"/>
      <w:r>
        <w:rPr>
          <w:rFonts w:ascii="Times New Roman" w:eastAsia="Times New Roman" w:hAnsi="Times New Roman" w:cs="Times New Roman"/>
          <w:b w:val="0"/>
          <w:bCs w:val="0"/>
          <w:sz w:val="24"/>
          <w:szCs w:val="24"/>
        </w:rPr>
        <w:t>5.6 Dashboard Visualizations</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2"/>
          <w:szCs w:val="22"/>
        </w:rPr>
      </w:pPr>
      <w:bookmarkStart w:id="195" w:name="_heading=h.49j9h4s7tykx" w:colFirst="0" w:colLast="0"/>
      <w:bookmarkEnd w:id="195"/>
      <w:r>
        <w:rPr>
          <w:rFonts w:ascii="Times New Roman" w:eastAsia="Times New Roman" w:hAnsi="Times New Roman" w:cs="Times New Roman"/>
          <w:b w:val="0"/>
          <w:bCs w:val="0"/>
          <w:sz w:val="22"/>
          <w:szCs w:val="22"/>
        </w:rPr>
        <w:t>5.6.1 Hiring Trend Analysis</w:t>
      </w:r>
    </w:p>
    <w:p w:rsidR="00D723D1" w:rsidRDefault="00F0667F">
      <w:pPr>
        <w:spacing w:before="240" w:after="240" w:line="49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rPr>
        <w:t>Hiring Trend Analysis helps identify recruitment patterns over different months and years. HR managers can evaluate seasonal hiring trends and forecast future workforce requirements.</w:t>
      </w:r>
    </w:p>
    <w:p w:rsidR="00D723D1" w:rsidRDefault="00F0667F">
      <w:pPr>
        <w:spacing w:line="49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bidi="ar-SA"/>
        </w:rPr>
        <w:drawing>
          <wp:inline distT="114300" distB="114300" distL="114300" distR="114300">
            <wp:extent cx="6645593" cy="4152900"/>
            <wp:effectExtent l="0" t="0" r="0" b="0"/>
            <wp:docPr id="37" name="image5.jpg" descr="https://images.openai.com/static-rsc-4/F5tKAz6Oaln5rqpOv_jxeVszE1666f2i5hypAXRRKRNDiF789x1YGbKLskd6z9LZi9xa5rNwN6vC9ToJ9sZrsh4k9MXKTuke4mFQSAYBcNUrbnQqTHzu-jgUred704D9Woz9_FViyQrdJzTzt2x5O88s_LyH20_Txaw5qV6S7uZ2XjjZJRoJjNPhvccrQOkj?purpose=fullsize"/>
            <wp:cNvGraphicFramePr/>
            <a:graphic xmlns:a="http://schemas.openxmlformats.org/drawingml/2006/main">
              <a:graphicData uri="http://schemas.openxmlformats.org/drawingml/2006/picture">
                <pic:pic xmlns:pic="http://schemas.openxmlformats.org/drawingml/2006/picture">
                  <pic:nvPicPr>
                    <pic:cNvPr id="0" name="image5.jpg" descr="https://images.openai.com/static-rsc-4/F5tKAz6Oaln5rqpOv_jxeVszE1666f2i5hypAXRRKRNDiF789x1YGbKLskd6z9LZi9xa5rNwN6vC9ToJ9sZrsh4k9MXKTuke4mFQSAYBcNUrbnQqTHzu-jgUred704D9Woz9_FViyQrdJzTzt2x5O88s_LyH20_Txaw5qV6S7uZ2XjjZJRoJjNPhvccrQOkj?purpose=fullsize"/>
                    <pic:cNvPicPr preferRelativeResize="0"/>
                  </pic:nvPicPr>
                  <pic:blipFill>
                    <a:blip r:embed="rId20"/>
                    <a:srcRect/>
                    <a:stretch>
                      <a:fillRect/>
                    </a:stretch>
                  </pic:blipFill>
                  <pic:spPr>
                    <a:xfrm>
                      <a:off x="0" y="0"/>
                      <a:ext cx="6645593" cy="41529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bidi="ar-SA"/>
        </w:rPr>
        <w:drawing>
          <wp:inline distT="114300" distB="114300" distL="114300" distR="114300">
            <wp:extent cx="6645593" cy="2908300"/>
            <wp:effectExtent l="0" t="0" r="0" b="0"/>
            <wp:docPr id="33" name="image1.jpg" descr="https://images.openai.com/static-rsc-4/cbOamb3FqP0fsYGECjTfiJP5hHRdt7Oj73W-4OGGEe0L6GgahlAjhqJsk4cP6nTcG966T_fqqElcLD-epC1w88mUl3hhJZNVFsYIcKsZFwBPQH7KFtLFmWVwJirPMjp4iBrMYTu9xo9QyH4vmknGhiZ6VB2bLSBEucauKvj7MitFMI2V9SAeK1QYz01JyEgQ?purpose=fullsize"/>
            <wp:cNvGraphicFramePr/>
            <a:graphic xmlns:a="http://schemas.openxmlformats.org/drawingml/2006/main">
              <a:graphicData uri="http://schemas.openxmlformats.org/drawingml/2006/picture">
                <pic:pic xmlns:pic="http://schemas.openxmlformats.org/drawingml/2006/picture">
                  <pic:nvPicPr>
                    <pic:cNvPr id="0" name="image1.jpg" descr="https://images.openai.com/static-rsc-4/cbOamb3FqP0fsYGECjTfiJP5hHRdt7Oj73W-4OGGEe0L6GgahlAjhqJsk4cP6nTcG966T_fqqElcLD-epC1w88mUl3hhJZNVFsYIcKsZFwBPQH7KFtLFmWVwJirPMjp4iBrMYTu9xo9QyH4vmknGhiZ6VB2bLSBEucauKvj7MitFMI2V9SAeK1QYz01JyEgQ?purpose=fullsize"/>
                    <pic:cNvPicPr preferRelativeResize="0"/>
                  </pic:nvPicPr>
                  <pic:blipFill>
                    <a:blip r:embed="rId21"/>
                    <a:srcRect/>
                    <a:stretch>
                      <a:fillRect/>
                    </a:stretch>
                  </pic:blipFill>
                  <pic:spPr>
                    <a:xfrm>
                      <a:off x="0" y="0"/>
                      <a:ext cx="6645593" cy="29083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noProof/>
          <w:sz w:val="26"/>
          <w:szCs w:val="26"/>
          <w:lang w:val="en-US" w:eastAsia="en-US" w:bidi="ar-SA"/>
        </w:rPr>
        <w:drawing>
          <wp:inline distT="114300" distB="114300" distL="114300" distR="114300">
            <wp:extent cx="6645593" cy="4940300"/>
            <wp:effectExtent l="0" t="0" r="0" b="0"/>
            <wp:docPr id="44" name="image15.jpg" descr="https://images.openai.com/static-rsc-4/eHpe1Q6aM6gHqEJwtTX5f82LCV77wgsfMqIykAYQ1k2Aua32O_fzGzZ52CwKoimnuCO1uZbc4tSjms5ND5CXfDVFaeL79swPK_SezI4JWxNRZLCIn3N57VYfWPmBlBDP3mUHMd2a_CMIPSGn6O4XGa1yfghroFgdPR6BVvS5G8nQcmsDx19zQ4CZYDmO2UG4?purpose=fullsize"/>
            <wp:cNvGraphicFramePr/>
            <a:graphic xmlns:a="http://schemas.openxmlformats.org/drawingml/2006/main">
              <a:graphicData uri="http://schemas.openxmlformats.org/drawingml/2006/picture">
                <pic:pic xmlns:pic="http://schemas.openxmlformats.org/drawingml/2006/picture">
                  <pic:nvPicPr>
                    <pic:cNvPr id="0" name="image15.jpg" descr="https://images.openai.com/static-rsc-4/eHpe1Q6aM6gHqEJwtTX5f82LCV77wgsfMqIykAYQ1k2Aua32O_fzGzZ52CwKoimnuCO1uZbc4tSjms5ND5CXfDVFaeL79swPK_SezI4JWxNRZLCIn3N57VYfWPmBlBDP3mUHMd2a_CMIPSGn6O4XGa1yfghroFgdPR6BVvS5G8nQcmsDx19zQ4CZYDmO2UG4?purpose=fullsize"/>
                    <pic:cNvPicPr preferRelativeResize="0"/>
                  </pic:nvPicPr>
                  <pic:blipFill>
                    <a:blip r:embed="rId22"/>
                    <a:srcRect/>
                    <a:stretch>
                      <a:fillRect/>
                    </a:stretch>
                  </pic:blipFill>
                  <pic:spPr>
                    <a:xfrm>
                      <a:off x="0" y="0"/>
                      <a:ext cx="6645593" cy="4940300"/>
                    </a:xfrm>
                    <a:prstGeom prst="rect">
                      <a:avLst/>
                    </a:prstGeom>
                    <a:ln/>
                  </pic:spPr>
                </pic:pic>
              </a:graphicData>
            </a:graphic>
          </wp:inline>
        </w:drawing>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196" w:name="_heading=h.msoq4oeo0lhj" w:colFirst="0" w:colLast="0"/>
      <w:bookmarkEnd w:id="196"/>
      <w:r>
        <w:rPr>
          <w:rFonts w:ascii="Times New Roman" w:eastAsia="Times New Roman" w:hAnsi="Times New Roman" w:cs="Times New Roman"/>
          <w:b w:val="0"/>
          <w:bCs w:val="0"/>
          <w:sz w:val="24"/>
          <w:szCs w:val="24"/>
        </w:rPr>
        <w:t>5.6.2 Department-Wise Recruitment Analysis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This visualization compares recruitment performance across different departments. It identifies departments with the highest hiring demand and assists in workforce planning.</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197" w:name="_heading=h.p5381m7i2t1a" w:colFirst="0" w:colLast="0"/>
      <w:bookmarkEnd w:id="197"/>
      <w:r>
        <w:rPr>
          <w:rFonts w:ascii="Times New Roman" w:eastAsia="Times New Roman" w:hAnsi="Times New Roman" w:cs="Times New Roman"/>
          <w:b w:val="0"/>
          <w:bCs w:val="0"/>
          <w:sz w:val="24"/>
          <w:szCs w:val="24"/>
        </w:rPr>
        <w:t>5.6.3 Candidate Status Analysis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Candidate Status Analysis categorizes applicants into different stages such as Applied, Shortlisted, Interviewed, Offered, and Hired.</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198" w:name="_heading=h.788nime1b6in" w:colFirst="0" w:colLast="0"/>
      <w:bookmarkEnd w:id="198"/>
      <w:r>
        <w:rPr>
          <w:rFonts w:ascii="Times New Roman" w:eastAsia="Times New Roman" w:hAnsi="Times New Roman" w:cs="Times New Roman"/>
          <w:b w:val="0"/>
          <w:bCs w:val="0"/>
          <w:sz w:val="24"/>
          <w:szCs w:val="24"/>
        </w:rPr>
        <w:t>Figure 5.5</w:t>
      </w:r>
    </w:p>
    <w:p w:rsidR="00D723D1" w:rsidRDefault="00F0667F">
      <w:pPr>
        <w:spacing w:line="490" w:lineRule="auto"/>
        <w:ind w:left="141"/>
        <w:jc w:val="center"/>
        <w:rPr>
          <w:rFonts w:ascii="Times New Roman" w:eastAsia="Times New Roman" w:hAnsi="Times New Roman" w:cs="Times New Roman"/>
        </w:rPr>
      </w:pPr>
      <w:r>
        <w:rPr>
          <w:rFonts w:ascii="Times New Roman" w:eastAsia="Times New Roman" w:hAnsi="Times New Roman" w:cs="Times New Roman"/>
        </w:rPr>
        <w:t>Applied</w:t>
      </w:r>
    </w:p>
    <w:p w:rsidR="00D723D1" w:rsidRDefault="00377B47">
      <w:pPr>
        <w:spacing w:line="490" w:lineRule="auto"/>
        <w:ind w:left="141"/>
        <w:jc w:val="center"/>
        <w:rPr>
          <w:rFonts w:ascii="Times New Roman" w:eastAsia="Times New Roman" w:hAnsi="Times New Roman" w:cs="Times New Roman"/>
        </w:rPr>
      </w:pPr>
      <w:sdt>
        <w:sdtPr>
          <w:tag w:val="goog_rdk_12"/>
          <w:id w:val="39217393"/>
        </w:sdtPr>
        <w:sdtEndPr/>
        <w:sdtContent>
          <w:r w:rsidR="00F0667F">
            <w:rPr>
              <w:rFonts w:ascii="Cardo" w:eastAsia="Cardo" w:hAnsi="Cardo" w:cs="Cardo"/>
            </w:rPr>
            <w:t xml:space="preserve">   ↓</w:t>
          </w:r>
        </w:sdtContent>
      </w:sdt>
    </w:p>
    <w:p w:rsidR="00D723D1" w:rsidRDefault="00F0667F">
      <w:pPr>
        <w:spacing w:line="490" w:lineRule="auto"/>
        <w:ind w:left="141"/>
        <w:jc w:val="center"/>
        <w:rPr>
          <w:rFonts w:ascii="Times New Roman" w:eastAsia="Times New Roman" w:hAnsi="Times New Roman" w:cs="Times New Roman"/>
        </w:rPr>
      </w:pPr>
      <w:r>
        <w:rPr>
          <w:rFonts w:ascii="Times New Roman" w:eastAsia="Times New Roman" w:hAnsi="Times New Roman" w:cs="Times New Roman"/>
        </w:rPr>
        <w:t>Shortlisted</w:t>
      </w:r>
    </w:p>
    <w:p w:rsidR="00D723D1" w:rsidRDefault="00377B47">
      <w:pPr>
        <w:spacing w:line="490" w:lineRule="auto"/>
        <w:ind w:left="141"/>
        <w:jc w:val="center"/>
        <w:rPr>
          <w:rFonts w:ascii="Times New Roman" w:eastAsia="Times New Roman" w:hAnsi="Times New Roman" w:cs="Times New Roman"/>
        </w:rPr>
      </w:pPr>
      <w:sdt>
        <w:sdtPr>
          <w:tag w:val="goog_rdk_13"/>
          <w:id w:val="-372722868"/>
        </w:sdtPr>
        <w:sdtEndPr/>
        <w:sdtContent>
          <w:r w:rsidR="00F0667F">
            <w:rPr>
              <w:rFonts w:ascii="Cardo" w:eastAsia="Cardo" w:hAnsi="Cardo" w:cs="Cardo"/>
            </w:rPr>
            <w:t xml:space="preserve">   ↓</w:t>
          </w:r>
        </w:sdtContent>
      </w:sdt>
    </w:p>
    <w:p w:rsidR="00D723D1" w:rsidRDefault="00F0667F">
      <w:pPr>
        <w:spacing w:line="490" w:lineRule="auto"/>
        <w:ind w:left="141"/>
        <w:jc w:val="center"/>
        <w:rPr>
          <w:rFonts w:ascii="Times New Roman" w:eastAsia="Times New Roman" w:hAnsi="Times New Roman" w:cs="Times New Roman"/>
        </w:rPr>
      </w:pPr>
      <w:r>
        <w:rPr>
          <w:rFonts w:ascii="Times New Roman" w:eastAsia="Times New Roman" w:hAnsi="Times New Roman" w:cs="Times New Roman"/>
        </w:rPr>
        <w:t>Interviewed</w:t>
      </w:r>
    </w:p>
    <w:p w:rsidR="00D723D1" w:rsidRDefault="00377B47">
      <w:pPr>
        <w:spacing w:line="490" w:lineRule="auto"/>
        <w:ind w:left="141"/>
        <w:jc w:val="center"/>
        <w:rPr>
          <w:rFonts w:ascii="Times New Roman" w:eastAsia="Times New Roman" w:hAnsi="Times New Roman" w:cs="Times New Roman"/>
        </w:rPr>
      </w:pPr>
      <w:sdt>
        <w:sdtPr>
          <w:tag w:val="goog_rdk_14"/>
          <w:id w:val="1773536107"/>
        </w:sdtPr>
        <w:sdtEndPr/>
        <w:sdtContent>
          <w:r w:rsidR="00F0667F">
            <w:rPr>
              <w:rFonts w:ascii="Cardo" w:eastAsia="Cardo" w:hAnsi="Cardo" w:cs="Cardo"/>
            </w:rPr>
            <w:t xml:space="preserve">   ↓</w:t>
          </w:r>
        </w:sdtContent>
      </w:sdt>
    </w:p>
    <w:p w:rsidR="00D723D1" w:rsidRDefault="00F0667F">
      <w:pPr>
        <w:spacing w:line="490" w:lineRule="auto"/>
        <w:ind w:left="141"/>
        <w:jc w:val="center"/>
        <w:rPr>
          <w:rFonts w:ascii="Times New Roman" w:eastAsia="Times New Roman" w:hAnsi="Times New Roman" w:cs="Times New Roman"/>
        </w:rPr>
      </w:pPr>
      <w:r>
        <w:rPr>
          <w:rFonts w:ascii="Times New Roman" w:eastAsia="Times New Roman" w:hAnsi="Times New Roman" w:cs="Times New Roman"/>
        </w:rPr>
        <w:t>Offered</w:t>
      </w:r>
    </w:p>
    <w:p w:rsidR="00D723D1" w:rsidRDefault="00377B47">
      <w:pPr>
        <w:spacing w:line="490" w:lineRule="auto"/>
        <w:ind w:left="141"/>
        <w:jc w:val="center"/>
        <w:rPr>
          <w:rFonts w:ascii="Times New Roman" w:eastAsia="Times New Roman" w:hAnsi="Times New Roman" w:cs="Times New Roman"/>
        </w:rPr>
      </w:pPr>
      <w:sdt>
        <w:sdtPr>
          <w:tag w:val="goog_rdk_15"/>
          <w:id w:val="976323322"/>
        </w:sdtPr>
        <w:sdtEndPr/>
        <w:sdtContent>
          <w:r w:rsidR="00F0667F">
            <w:rPr>
              <w:rFonts w:ascii="Cardo" w:eastAsia="Cardo" w:hAnsi="Cardo" w:cs="Cardo"/>
            </w:rPr>
            <w:t xml:space="preserve">   ↓</w:t>
          </w:r>
        </w:sdtContent>
      </w:sdt>
    </w:p>
    <w:p w:rsidR="00D723D1" w:rsidRDefault="00F0667F">
      <w:pPr>
        <w:spacing w:line="490" w:lineRule="auto"/>
        <w:ind w:left="141"/>
        <w:jc w:val="center"/>
        <w:rPr>
          <w:rFonts w:ascii="Times New Roman" w:eastAsia="Times New Roman" w:hAnsi="Times New Roman" w:cs="Times New Roman"/>
        </w:rPr>
      </w:pPr>
      <w:r>
        <w:rPr>
          <w:rFonts w:ascii="Times New Roman" w:eastAsia="Times New Roman" w:hAnsi="Times New Roman" w:cs="Times New Roman"/>
        </w:rPr>
        <w:t>Hired</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199" w:name="_heading=h.xqmvofnvxh52" w:colFirst="0" w:colLast="0"/>
      <w:bookmarkEnd w:id="199"/>
      <w:r>
        <w:rPr>
          <w:rFonts w:ascii="Times New Roman" w:eastAsia="Times New Roman" w:hAnsi="Times New Roman" w:cs="Times New Roman"/>
          <w:b w:val="0"/>
          <w:bCs w:val="0"/>
          <w:sz w:val="24"/>
          <w:szCs w:val="24"/>
        </w:rPr>
        <w:t>5.6.4 Recruitment Source Analysis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Organizations use multiple recruitment channels. Source Analysis identifies the most effective hiring source.</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200" w:name="_heading=h.anhjlvetts5t" w:colFirst="0" w:colLast="0"/>
      <w:bookmarkEnd w:id="200"/>
      <w:r>
        <w:rPr>
          <w:rFonts w:ascii="Times New Roman" w:eastAsia="Times New Roman" w:hAnsi="Times New Roman" w:cs="Times New Roman"/>
          <w:b w:val="0"/>
          <w:bCs w:val="0"/>
          <w:sz w:val="24"/>
          <w:szCs w:val="24"/>
        </w:rPr>
        <w:t>5.6.5 Offer Acceptance Rate Analysis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Offer Acceptance Rate measures the percentage of candidates who accept job offers. A higher acceptance rate indicates an effective recruitment process and attractive job offerings.</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01" w:name="_heading=h.kkuoppjzc3jj" w:colFirst="0" w:colLast="0"/>
      <w:bookmarkEnd w:id="201"/>
      <w:r>
        <w:rPr>
          <w:rFonts w:ascii="Times New Roman" w:eastAsia="Times New Roman" w:hAnsi="Times New Roman" w:cs="Times New Roman"/>
          <w:b w:val="0"/>
          <w:bCs w:val="0"/>
          <w:sz w:val="24"/>
          <w:szCs w:val="24"/>
        </w:rPr>
        <w:t>Formula</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 xml:space="preserve">Offer Acceptance Rate=Accepted </w:t>
      </w:r>
      <w:proofErr w:type="spellStart"/>
      <w:r>
        <w:rPr>
          <w:rFonts w:ascii="Times New Roman" w:eastAsia="Times New Roman" w:hAnsi="Times New Roman" w:cs="Times New Roman"/>
        </w:rPr>
        <w:t>OffersTotal</w:t>
      </w:r>
      <w:proofErr w:type="spellEnd"/>
      <w:r>
        <w:rPr>
          <w:rFonts w:ascii="Times New Roman" w:eastAsia="Times New Roman" w:hAnsi="Times New Roman" w:cs="Times New Roman"/>
        </w:rPr>
        <w:t xml:space="preserve"> Offers×100Offer\ Acceptance\ Rate = \</w:t>
      </w:r>
      <w:proofErr w:type="spellStart"/>
      <w:r>
        <w:rPr>
          <w:rFonts w:ascii="Times New Roman" w:eastAsia="Times New Roman" w:hAnsi="Times New Roman" w:cs="Times New Roman"/>
        </w:rPr>
        <w:t>frac</w:t>
      </w:r>
      <w:proofErr w:type="spellEnd"/>
      <w:r>
        <w:rPr>
          <w:rFonts w:ascii="Times New Roman" w:eastAsia="Times New Roman" w:hAnsi="Times New Roman" w:cs="Times New Roman"/>
        </w:rPr>
        <w:t>{Accepted\ Offers</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Total\ Offers} \times 100Offer Acceptance Rate=Total </w:t>
      </w:r>
      <w:proofErr w:type="spellStart"/>
      <w:r>
        <w:rPr>
          <w:rFonts w:ascii="Times New Roman" w:eastAsia="Times New Roman" w:hAnsi="Times New Roman" w:cs="Times New Roman"/>
        </w:rPr>
        <w:t>OffersAccepted</w:t>
      </w:r>
      <w:proofErr w:type="spellEnd"/>
      <w:r>
        <w:rPr>
          <w:rFonts w:ascii="Times New Roman" w:eastAsia="Times New Roman" w:hAnsi="Times New Roman" w:cs="Times New Roman"/>
        </w:rPr>
        <w:t xml:space="preserve"> Offers​×100</w:t>
      </w:r>
    </w:p>
    <w:p w:rsidR="00D723D1" w:rsidRDefault="00D723D1">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202" w:name="_heading=h.4jo8c17cz90u" w:colFirst="0" w:colLast="0"/>
      <w:bookmarkEnd w:id="202"/>
    </w:p>
    <w:p w:rsidR="00D723D1" w:rsidRDefault="00D723D1">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203" w:name="_heading=h.p63awtzebc23" w:colFirst="0" w:colLast="0"/>
      <w:bookmarkEnd w:id="203"/>
    </w:p>
    <w:p w:rsidR="00D723D1" w:rsidRDefault="00F0667F">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204" w:name="_heading=h.3j7n39elxbgq" w:colFirst="0" w:colLast="0"/>
      <w:bookmarkEnd w:id="204"/>
      <w:r>
        <w:rPr>
          <w:rFonts w:ascii="Times New Roman" w:eastAsia="Times New Roman" w:hAnsi="Times New Roman" w:cs="Times New Roman"/>
          <w:b w:val="0"/>
          <w:bCs w:val="0"/>
          <w:sz w:val="24"/>
          <w:szCs w:val="24"/>
        </w:rPr>
        <w:t>5.7 Results and Findings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The Recruitment Dashboard successfully transforms raw recruitment data into meaningful business insights. The dashboard provides real-time visibility into hiring activities and supports strategic decision-making. Analysis of recruitment KPIs reveals trends in candidate acquisition, interview success rates, departmental hiring patterns, and recruitment source effectiveness.</w:t>
      </w:r>
    </w:p>
    <w:p w:rsidR="00D723D1" w:rsidRDefault="00F0667F">
      <w:pPr>
        <w:spacing w:before="240" w:after="240" w:line="490" w:lineRule="auto"/>
        <w:ind w:left="141"/>
        <w:jc w:val="both"/>
        <w:rPr>
          <w:rFonts w:ascii="Times New Roman" w:eastAsia="Times New Roman" w:hAnsi="Times New Roman" w:cs="Times New Roman"/>
        </w:rPr>
      </w:pPr>
      <w:r>
        <w:rPr>
          <w:rFonts w:ascii="Times New Roman" w:eastAsia="Times New Roman" w:hAnsi="Times New Roman" w:cs="Times New Roman"/>
        </w:rPr>
        <w:t>The findings indicate that employee referrals and company websites often generate high-quality candidates, while hiring trends vary across departments. The dashboard significantly reduces manual reporting effort and improves recruitment transparency.</w:t>
      </w:r>
    </w:p>
    <w:p w:rsidR="00D723D1" w:rsidRDefault="00D723D1">
      <w:pPr>
        <w:spacing w:before="240" w:after="240" w:line="490" w:lineRule="auto"/>
        <w:ind w:left="141"/>
        <w:jc w:val="both"/>
        <w:rPr>
          <w:rFonts w:ascii="Times New Roman" w:eastAsia="Times New Roman" w:hAnsi="Times New Roman" w:cs="Times New Roman"/>
        </w:rPr>
      </w:pPr>
    </w:p>
    <w:p w:rsidR="00D723D1" w:rsidRDefault="00D723D1">
      <w:pPr>
        <w:pStyle w:val="Heading1"/>
        <w:keepNext w:val="0"/>
        <w:keepLines w:val="0"/>
        <w:spacing w:line="490" w:lineRule="auto"/>
        <w:ind w:left="141"/>
        <w:jc w:val="center"/>
        <w:rPr>
          <w:rFonts w:ascii="Times New Roman" w:eastAsia="Times New Roman" w:hAnsi="Times New Roman" w:cs="Times New Roman"/>
          <w:b w:val="0"/>
          <w:bCs w:val="0"/>
          <w:sz w:val="28"/>
          <w:szCs w:val="28"/>
        </w:rPr>
      </w:pPr>
      <w:bookmarkStart w:id="205" w:name="_heading=h.1qxhupf4uso8" w:colFirst="0" w:colLast="0"/>
      <w:bookmarkEnd w:id="205"/>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06" w:name="_heading=h.g2rgpuesqumx" w:colFirst="0" w:colLast="0"/>
      <w:bookmarkEnd w:id="206"/>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07" w:name="_heading=h.kfhwl17c9ypc" w:colFirst="0" w:colLast="0"/>
      <w:bookmarkEnd w:id="207"/>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08" w:name="_heading=h.sxivsmgy7d3t" w:colFirst="0" w:colLast="0"/>
      <w:bookmarkEnd w:id="208"/>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09" w:name="_heading=h.7ca5rlgh01qf" w:colFirst="0" w:colLast="0"/>
      <w:bookmarkEnd w:id="209"/>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10" w:name="_heading=h.mnih3bbf2brm" w:colFirst="0" w:colLast="0"/>
      <w:bookmarkEnd w:id="210"/>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11" w:name="_heading=h.63ua4k334di" w:colFirst="0" w:colLast="0"/>
      <w:bookmarkEnd w:id="211"/>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12" w:name="_heading=h.463djpal9fbh" w:colFirst="0" w:colLast="0"/>
      <w:bookmarkEnd w:id="212"/>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13" w:name="_heading=h.4aduughfrcxu" w:colFirst="0" w:colLast="0"/>
      <w:bookmarkEnd w:id="213"/>
    </w:p>
    <w:p w:rsidR="00D723D1" w:rsidRDefault="00D723D1">
      <w:pPr>
        <w:pStyle w:val="Heading1"/>
        <w:keepNext w:val="0"/>
        <w:keepLines w:val="0"/>
        <w:spacing w:line="360" w:lineRule="auto"/>
        <w:ind w:left="141"/>
        <w:jc w:val="center"/>
        <w:rPr>
          <w:rFonts w:ascii="Times New Roman" w:eastAsia="Times New Roman" w:hAnsi="Times New Roman" w:cs="Times New Roman"/>
          <w:sz w:val="28"/>
          <w:szCs w:val="28"/>
        </w:rPr>
      </w:pPr>
      <w:bookmarkStart w:id="214" w:name="_heading=h.4uvgnpwtgn0b" w:colFirst="0" w:colLast="0"/>
      <w:bookmarkEnd w:id="214"/>
    </w:p>
    <w:p w:rsidR="00EA668A" w:rsidRDefault="00EA668A" w:rsidP="00EA668A"/>
    <w:p w:rsidR="00EA668A" w:rsidRDefault="00EA668A" w:rsidP="00EA668A"/>
    <w:p w:rsidR="00EA668A" w:rsidRDefault="00EA668A" w:rsidP="00EA668A"/>
    <w:p w:rsidR="00EA668A" w:rsidRDefault="00EA668A" w:rsidP="00EA668A">
      <w:pPr>
        <w:pStyle w:val="Heading1"/>
        <w:keepNext w:val="0"/>
        <w:keepLines w:val="0"/>
        <w:spacing w:line="490" w:lineRule="auto"/>
        <w:rPr>
          <w:b w:val="0"/>
          <w:bCs w:val="0"/>
          <w:sz w:val="22"/>
          <w:szCs w:val="22"/>
        </w:rPr>
      </w:pPr>
      <w:bookmarkStart w:id="215" w:name="_heading=h.6cue6a9jbqdb" w:colFirst="0" w:colLast="0"/>
      <w:bookmarkStart w:id="216" w:name="_heading=h.7ge7t8umy904" w:colFirst="0" w:colLast="0"/>
      <w:bookmarkStart w:id="217" w:name="_heading=h.qayddtf2c25o" w:colFirst="0" w:colLast="0"/>
      <w:bookmarkEnd w:id="215"/>
      <w:bookmarkEnd w:id="216"/>
      <w:bookmarkEnd w:id="217"/>
    </w:p>
    <w:p w:rsidR="00D723D1" w:rsidRDefault="00F0667F" w:rsidP="00EA668A">
      <w:pPr>
        <w:pStyle w:val="Heading1"/>
        <w:keepNext w:val="0"/>
        <w:keepLines w:val="0"/>
        <w:spacing w:line="49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Chapter 6</w:t>
      </w:r>
    </w:p>
    <w:p w:rsidR="00D723D1" w:rsidRDefault="00F0667F">
      <w:pPr>
        <w:pStyle w:val="Heading1"/>
        <w:keepNext w:val="0"/>
        <w:keepLines w:val="0"/>
        <w:spacing w:line="490" w:lineRule="auto"/>
        <w:ind w:left="141"/>
        <w:jc w:val="both"/>
        <w:rPr>
          <w:rFonts w:ascii="Times New Roman" w:eastAsia="Times New Roman" w:hAnsi="Times New Roman" w:cs="Times New Roman"/>
          <w:b w:val="0"/>
          <w:bCs w:val="0"/>
          <w:sz w:val="24"/>
          <w:szCs w:val="24"/>
        </w:rPr>
      </w:pPr>
      <w:bookmarkStart w:id="218" w:name="_heading=h.le6nrxmoujw8" w:colFirst="0" w:colLast="0"/>
      <w:bookmarkEnd w:id="218"/>
      <w:r>
        <w:rPr>
          <w:rFonts w:ascii="Times New Roman" w:eastAsia="Times New Roman" w:hAnsi="Times New Roman" w:cs="Times New Roman"/>
          <w:b w:val="0"/>
          <w:bCs w:val="0"/>
          <w:sz w:val="24"/>
          <w:szCs w:val="24"/>
        </w:rPr>
        <w:t xml:space="preserve"> Conclusion and Future Scope</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219" w:name="_heading=h.w39yoys9mluv" w:colFirst="0" w:colLast="0"/>
      <w:bookmarkEnd w:id="219"/>
      <w:r>
        <w:rPr>
          <w:rFonts w:ascii="Times New Roman" w:eastAsia="Times New Roman" w:hAnsi="Times New Roman" w:cs="Times New Roman"/>
          <w:b w:val="0"/>
          <w:bCs w:val="0"/>
          <w:sz w:val="24"/>
          <w:szCs w:val="24"/>
        </w:rPr>
        <w:t>6.1 Conclusion</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20" w:name="_heading=h.obm5anpwtfaq" w:colFirst="0" w:colLast="0"/>
      <w:bookmarkEnd w:id="220"/>
      <w:r>
        <w:rPr>
          <w:rFonts w:ascii="Times New Roman" w:eastAsia="Times New Roman" w:hAnsi="Times New Roman" w:cs="Times New Roman"/>
          <w:b w:val="0"/>
          <w:bCs w:val="0"/>
          <w:sz w:val="24"/>
          <w:szCs w:val="24"/>
        </w:rPr>
        <w:t>6.1 Introduction</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Recruitment Dashboard Analysis project was developed to address the growing need for data-driven recruitment management in modern organizations. Recruitment is one of the most critical functions of Human Resource Management, and effective hiring decisions directly contribute to organizational success. Traditional recruitment methods often rely on manual reporting, spreadsheets, and fragmented data sources, making it difficult to monitor hiring performance and generate actionable insights. To overcome these challenges, the project utilizes Power BI to create an interactive and visually appealing recruitment dashboard that transforms raw recruitment data into meaningful information.</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integrates recruitment-related data from multiple sources and presents it through various visualizations, charts, graphs, and Key Performance Indicators (KPIs). This enables HR professionals and management teams to monitor recruitment activities, evaluate hiring efficiency, and make informed decisions based on real-time data.</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21" w:name="_heading=h.69ls3sti3il2" w:colFirst="0" w:colLast="0"/>
      <w:bookmarkEnd w:id="221"/>
      <w:r>
        <w:rPr>
          <w:rFonts w:ascii="Times New Roman" w:eastAsia="Times New Roman" w:hAnsi="Times New Roman" w:cs="Times New Roman"/>
          <w:b w:val="0"/>
          <w:bCs w:val="0"/>
          <w:sz w:val="24"/>
          <w:szCs w:val="24"/>
        </w:rPr>
        <w:t>6.1.1 Achievement of Project Objectives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project was to develop an interactive Recruitment Dashboard capable of analyzing recruitment performance and providing meaningful insights. The project successfully achieved the following objectives:</w:t>
      </w:r>
    </w:p>
    <w:p w:rsidR="00D723D1" w:rsidRDefault="00F0667F">
      <w:pPr>
        <w:numPr>
          <w:ilvl w:val="0"/>
          <w:numId w:val="2"/>
        </w:numPr>
        <w:spacing w:before="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Collection and integration of recruitment data.</w:t>
      </w:r>
    </w:p>
    <w:p w:rsidR="00D723D1" w:rsidRDefault="00F0667F">
      <w:pPr>
        <w:numPr>
          <w:ilvl w:val="0"/>
          <w:numId w:val="2"/>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 and transformation using Power Query.</w:t>
      </w:r>
    </w:p>
    <w:p w:rsidR="00D723D1" w:rsidRDefault="00F0667F">
      <w:pPr>
        <w:numPr>
          <w:ilvl w:val="0"/>
          <w:numId w:val="2"/>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Creation of an optimized data model.</w:t>
      </w:r>
    </w:p>
    <w:p w:rsidR="00D723D1" w:rsidRDefault="00F0667F">
      <w:pPr>
        <w:numPr>
          <w:ilvl w:val="0"/>
          <w:numId w:val="2"/>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KPIs for recruitment performance measurement.</w:t>
      </w:r>
    </w:p>
    <w:p w:rsidR="00D723D1" w:rsidRDefault="00F0667F">
      <w:pPr>
        <w:numPr>
          <w:ilvl w:val="0"/>
          <w:numId w:val="2"/>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interactive dashboards using Power BI.</w:t>
      </w:r>
    </w:p>
    <w:p w:rsidR="00D723D1" w:rsidRDefault="00F0667F">
      <w:pPr>
        <w:numPr>
          <w:ilvl w:val="0"/>
          <w:numId w:val="2"/>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of hiring trends and recruitment metrics.</w:t>
      </w:r>
    </w:p>
    <w:p w:rsidR="00D723D1" w:rsidRDefault="00F0667F">
      <w:pPr>
        <w:numPr>
          <w:ilvl w:val="0"/>
          <w:numId w:val="2"/>
        </w:numPr>
        <w:spacing w:after="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 of actionable insights for HR decision-making.</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implemented dashboard provides recruiters with a centralized platform to monitor candidate pipelines, analyze hiring trends, and assess recruitment effectiveness.</w:t>
      </w:r>
    </w:p>
    <w:p w:rsidR="00D723D1" w:rsidRDefault="00F0667F">
      <w:pPr>
        <w:pStyle w:val="Heading3"/>
        <w:keepNext w:val="0"/>
        <w:keepLines w:val="0"/>
        <w:spacing w:line="490" w:lineRule="auto"/>
        <w:ind w:left="141"/>
        <w:rPr>
          <w:rFonts w:ascii="Times New Roman" w:eastAsia="Times New Roman" w:hAnsi="Times New Roman" w:cs="Times New Roman"/>
          <w:b w:val="0"/>
          <w:bCs w:val="0"/>
          <w:sz w:val="24"/>
          <w:szCs w:val="24"/>
        </w:rPr>
      </w:pPr>
      <w:bookmarkStart w:id="222" w:name="_heading=h.i0qtr5kwa8kt" w:colFirst="0" w:colLast="0"/>
      <w:bookmarkEnd w:id="222"/>
      <w:r>
        <w:rPr>
          <w:rFonts w:ascii="Times New Roman" w:eastAsia="Times New Roman" w:hAnsi="Times New Roman" w:cs="Times New Roman"/>
          <w:b w:val="0"/>
          <w:bCs w:val="0"/>
          <w:sz w:val="24"/>
          <w:szCs w:val="24"/>
        </w:rPr>
        <w:t>Table 6.1: Achievement of Objectives</w:t>
      </w:r>
    </w:p>
    <w:tbl>
      <w:tblPr>
        <w:tblStyle w:val="aa"/>
        <w:tblW w:w="5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70"/>
        <w:gridCol w:w="1530"/>
      </w:tblGrid>
      <w:tr w:rsidR="00D723D1">
        <w:trPr>
          <w:trHeight w:val="515"/>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Status</w:t>
            </w:r>
          </w:p>
        </w:tc>
      </w:tr>
      <w:tr w:rsidR="00D723D1">
        <w:trPr>
          <w:trHeight w:val="500"/>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Achieved</w:t>
            </w:r>
          </w:p>
        </w:tc>
      </w:tr>
      <w:tr w:rsidR="00D723D1">
        <w:trPr>
          <w:trHeight w:val="500"/>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Achieved</w:t>
            </w:r>
          </w:p>
        </w:tc>
      </w:tr>
      <w:tr w:rsidR="00D723D1">
        <w:trPr>
          <w:trHeight w:val="500"/>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KPI Development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Achieved</w:t>
            </w:r>
          </w:p>
        </w:tc>
      </w:tr>
      <w:tr w:rsidR="00D723D1">
        <w:trPr>
          <w:trHeight w:val="500"/>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Design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Achieved</w:t>
            </w:r>
          </w:p>
        </w:tc>
      </w:tr>
      <w:tr w:rsidR="00D723D1">
        <w:trPr>
          <w:trHeight w:val="500"/>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Analysis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Achieved</w:t>
            </w:r>
          </w:p>
        </w:tc>
      </w:tr>
      <w:tr w:rsidR="00D723D1">
        <w:trPr>
          <w:trHeight w:val="500"/>
        </w:trPr>
        <w:tc>
          <w:tcPr>
            <w:tcW w:w="4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 Automation</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Achieved</w:t>
            </w:r>
          </w:p>
        </w:tc>
      </w:tr>
    </w:tbl>
    <w:p w:rsidR="00D723D1" w:rsidRDefault="00D723D1">
      <w:pPr>
        <w:spacing w:line="490" w:lineRule="auto"/>
        <w:jc w:val="both"/>
        <w:rPr>
          <w:rFonts w:ascii="Times New Roman" w:eastAsia="Times New Roman" w:hAnsi="Times New Roman" w:cs="Times New Roman"/>
          <w:sz w:val="24"/>
          <w:szCs w:val="24"/>
        </w:rPr>
      </w:pP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23" w:name="_heading=h.lkmve1ndqmer" w:colFirst="0" w:colLast="0"/>
      <w:bookmarkEnd w:id="223"/>
      <w:r>
        <w:rPr>
          <w:rFonts w:ascii="Times New Roman" w:eastAsia="Times New Roman" w:hAnsi="Times New Roman" w:cs="Times New Roman"/>
          <w:b w:val="0"/>
          <w:bCs w:val="0"/>
          <w:sz w:val="24"/>
          <w:szCs w:val="24"/>
        </w:rPr>
        <w:t>6.1.2 Benefits of the Recruitment Dashboard</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developed dashboard offers several benefits to organizations and HR professionals. By automating recruitment analysis and reporting processes, the dashboard reduces manual effort and increases operational efficiency. Real-time access to recruitment metrics enables HR managers to identify bottlenecks and improve hiring strategies.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also improves transparency by providing stakeholders with a clear overview of recruitment performance. Interactive visualizations help users understand complex recruitment data quickly and support evidence-based decision-making.</w:t>
      </w:r>
    </w:p>
    <w:p w:rsidR="00D723D1" w:rsidRDefault="00D723D1">
      <w:pPr>
        <w:pStyle w:val="Heading3"/>
        <w:keepNext w:val="0"/>
        <w:keepLines w:val="0"/>
        <w:spacing w:line="490" w:lineRule="auto"/>
        <w:ind w:left="141"/>
        <w:jc w:val="both"/>
        <w:rPr>
          <w:rFonts w:ascii="Times New Roman" w:eastAsia="Times New Roman" w:hAnsi="Times New Roman" w:cs="Times New Roman"/>
          <w:b w:val="0"/>
          <w:bCs w:val="0"/>
        </w:rPr>
      </w:pPr>
      <w:bookmarkStart w:id="224" w:name="_heading=h.zad0rfph4hzd" w:colFirst="0" w:colLast="0"/>
      <w:bookmarkEnd w:id="224"/>
    </w:p>
    <w:p w:rsidR="00D723D1" w:rsidRDefault="00F0667F">
      <w:pPr>
        <w:spacing w:line="490"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ar-SA"/>
        </w:rPr>
        <w:drawing>
          <wp:inline distT="114300" distB="114300" distL="114300" distR="114300">
            <wp:extent cx="6645593" cy="3733800"/>
            <wp:effectExtent l="0" t="0" r="0" b="0"/>
            <wp:docPr id="47" name="image19.jpg" descr="https://images.openai.com/static-rsc-4/YmxWROMXY6cgxiEJno9Uefk9thNxsEOQ5HNVSFacSoGWouj-p0iutKprOrF2saTpOZbM59hDOG4RdqdN5rNc_2Xr-wVjSQ9c0njJtxW3pKN-OJWgDVjF5BV0PFQvEgEWbW9PVLIVALzm5rTPPrqYeHfXfQdsG9vmnF7L1K7JxHKTrfsE9Ir-p2PaZMGdV6AL?purpose=fullsize"/>
            <wp:cNvGraphicFramePr/>
            <a:graphic xmlns:a="http://schemas.openxmlformats.org/drawingml/2006/main">
              <a:graphicData uri="http://schemas.openxmlformats.org/drawingml/2006/picture">
                <pic:pic xmlns:pic="http://schemas.openxmlformats.org/drawingml/2006/picture">
                  <pic:nvPicPr>
                    <pic:cNvPr id="0" name="image19.jpg" descr="https://images.openai.com/static-rsc-4/YmxWROMXY6cgxiEJno9Uefk9thNxsEOQ5HNVSFacSoGWouj-p0iutKprOrF2saTpOZbM59hDOG4RdqdN5rNc_2Xr-wVjSQ9c0njJtxW3pKN-OJWgDVjF5BV0PFQvEgEWbW9PVLIVALzm5rTPPrqYeHfXfQdsG9vmnF7L1K7JxHKTrfsE9Ir-p2PaZMGdV6AL?purpose=fullsize"/>
                    <pic:cNvPicPr preferRelativeResize="0"/>
                  </pic:nvPicPr>
                  <pic:blipFill>
                    <a:blip r:embed="rId23"/>
                    <a:srcRect/>
                    <a:stretch>
                      <a:fillRect/>
                    </a:stretch>
                  </pic:blipFill>
                  <pic:spPr>
                    <a:xfrm>
                      <a:off x="0" y="0"/>
                      <a:ext cx="6645593" cy="37338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ar-SA"/>
        </w:rPr>
        <w:drawing>
          <wp:inline distT="114300" distB="114300" distL="114300" distR="114300">
            <wp:extent cx="6645593" cy="3479800"/>
            <wp:effectExtent l="0" t="0" r="0" b="0"/>
            <wp:docPr id="43" name="image11.jpg" descr="https://images.openai.com/static-rsc-4/1_HKLfedkeUYFAOdBdqsQZP7kCfhJmeA6jdGU6LqSz0Njc2G1FbeM3jUaFFVHgcOamfjjtc7lQ0-MAZ5rAQUuz2rooaOsYC8xHE7OxwBM-73LaeyBts2tGohsfuHAavJnGrKZQaBBbaEkRBsjHyZ3ChA3fgqFRgATFg_E7varWTM6_M5qxomjwnA_Gi5Od7Y?purpose=fullsize"/>
            <wp:cNvGraphicFramePr/>
            <a:graphic xmlns:a="http://schemas.openxmlformats.org/drawingml/2006/main">
              <a:graphicData uri="http://schemas.openxmlformats.org/drawingml/2006/picture">
                <pic:pic xmlns:pic="http://schemas.openxmlformats.org/drawingml/2006/picture">
                  <pic:nvPicPr>
                    <pic:cNvPr id="0" name="image11.jpg" descr="https://images.openai.com/static-rsc-4/1_HKLfedkeUYFAOdBdqsQZP7kCfhJmeA6jdGU6LqSz0Njc2G1FbeM3jUaFFVHgcOamfjjtc7lQ0-MAZ5rAQUuz2rooaOsYC8xHE7OxwBM-73LaeyBts2tGohsfuHAavJnGrKZQaBBbaEkRBsjHyZ3ChA3fgqFRgATFg_E7varWTM6_M5qxomjwnA_Gi5Od7Y?purpose=fullsize"/>
                    <pic:cNvPicPr preferRelativeResize="0"/>
                  </pic:nvPicPr>
                  <pic:blipFill>
                    <a:blip r:embed="rId24"/>
                    <a:srcRect/>
                    <a:stretch>
                      <a:fillRect/>
                    </a:stretch>
                  </pic:blipFill>
                  <pic:spPr>
                    <a:xfrm>
                      <a:off x="0" y="0"/>
                      <a:ext cx="6645593" cy="34798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ar-SA"/>
        </w:rPr>
        <w:drawing>
          <wp:inline distT="114300" distB="114300" distL="114300" distR="114300">
            <wp:extent cx="6645593" cy="4432300"/>
            <wp:effectExtent l="0" t="0" r="0" b="0"/>
            <wp:docPr id="48" name="image20.jpg" descr="https://images.openai.com/static-rsc-4/Zn4w0iKqQH7Qi0sVltPKrUPq5tg1RixjlBhRWvfh2MSDAsQWgVaHTRoVEB0T8wPagecTBahSrE2WInkQBYdJgYp6KcDxEyVifiTGhFXniTv1wwn7Dz0QaBFMAcOSYDL_98REkrhMAZ6fSi02wWwY2jcELw-FlvRJKMZ93BApV74zTv3G4Ue6SGZsvxUk0V43?purpose=fullsize"/>
            <wp:cNvGraphicFramePr/>
            <a:graphic xmlns:a="http://schemas.openxmlformats.org/drawingml/2006/main">
              <a:graphicData uri="http://schemas.openxmlformats.org/drawingml/2006/picture">
                <pic:pic xmlns:pic="http://schemas.openxmlformats.org/drawingml/2006/picture">
                  <pic:nvPicPr>
                    <pic:cNvPr id="0" name="image20.jpg" descr="https://images.openai.com/static-rsc-4/Zn4w0iKqQH7Qi0sVltPKrUPq5tg1RixjlBhRWvfh2MSDAsQWgVaHTRoVEB0T8wPagecTBahSrE2WInkQBYdJgYp6KcDxEyVifiTGhFXniTv1wwn7Dz0QaBFMAcOSYDL_98REkrhMAZ6fSi02wWwY2jcELw-FlvRJKMZ93BApV74zTv3G4Ue6SGZsvxUk0V43?purpose=fullsize"/>
                    <pic:cNvPicPr preferRelativeResize="0"/>
                  </pic:nvPicPr>
                  <pic:blipFill>
                    <a:blip r:embed="rId25"/>
                    <a:srcRect/>
                    <a:stretch>
                      <a:fillRect/>
                    </a:stretch>
                  </pic:blipFill>
                  <pic:spPr>
                    <a:xfrm>
                      <a:off x="0" y="0"/>
                      <a:ext cx="6645593" cy="44323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rPr>
      </w:pPr>
      <w:r>
        <w:rPr>
          <w:rFonts w:ascii="Times New Roman" w:eastAsia="Times New Roman" w:hAnsi="Times New Roman" w:cs="Times New Roman"/>
        </w:rPr>
        <w:t>Table 6.2: Benefits of Recruitment Dashboard</w:t>
      </w:r>
    </w:p>
    <w:tbl>
      <w:tblPr>
        <w:tblStyle w:val="ab"/>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4320"/>
      </w:tblGrid>
      <w:tr w:rsidR="00D723D1">
        <w:trPr>
          <w:trHeight w:val="515"/>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Benefit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D723D1">
        <w:trPr>
          <w:trHeight w:val="500"/>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Monitoring</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Instant access to recruitment data</w:t>
            </w:r>
          </w:p>
        </w:tc>
      </w:tr>
      <w:tr w:rsidR="00D723D1">
        <w:trPr>
          <w:trHeight w:val="500"/>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Decision Making</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Data-driven hiring decisions</w:t>
            </w:r>
          </w:p>
        </w:tc>
      </w:tr>
      <w:tr w:rsidR="00D723D1">
        <w:trPr>
          <w:trHeight w:val="500"/>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Reporting Time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report generation</w:t>
            </w:r>
          </w:p>
        </w:tc>
      </w:tr>
      <w:tr w:rsidR="00D723D1">
        <w:trPr>
          <w:trHeight w:val="500"/>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Visualization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understanding of trends</w:t>
            </w:r>
          </w:p>
        </w:tc>
      </w:tr>
      <w:tr w:rsidR="00D723D1">
        <w:trPr>
          <w:trHeight w:val="500"/>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Efficiency</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Faster recruitment analysis</w:t>
            </w:r>
          </w:p>
        </w:tc>
      </w:tr>
      <w:tr w:rsidR="00D723D1">
        <w:trPr>
          <w:trHeight w:val="500"/>
        </w:trPr>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Strategic Planning</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workforce planning</w:t>
            </w:r>
          </w:p>
        </w:tc>
      </w:tr>
    </w:tbl>
    <w:p w:rsidR="00D723D1" w:rsidRDefault="00D723D1">
      <w:pPr>
        <w:spacing w:line="490" w:lineRule="auto"/>
        <w:ind w:left="141"/>
        <w:jc w:val="both"/>
        <w:rPr>
          <w:rFonts w:ascii="Times New Roman" w:eastAsia="Times New Roman" w:hAnsi="Times New Roman" w:cs="Times New Roman"/>
          <w:sz w:val="24"/>
          <w:szCs w:val="24"/>
        </w:rPr>
      </w:pPr>
    </w:p>
    <w:p w:rsidR="00D723D1" w:rsidRDefault="00D723D1">
      <w:pPr>
        <w:spacing w:line="490" w:lineRule="auto"/>
        <w:ind w:left="141"/>
        <w:jc w:val="both"/>
        <w:rPr>
          <w:rFonts w:ascii="Times New Roman" w:eastAsia="Times New Roman" w:hAnsi="Times New Roman" w:cs="Times New Roman"/>
          <w:sz w:val="24"/>
          <w:szCs w:val="24"/>
        </w:rPr>
      </w:pPr>
    </w:p>
    <w:p w:rsidR="00D723D1" w:rsidRDefault="00D723D1">
      <w:pPr>
        <w:spacing w:line="490" w:lineRule="auto"/>
        <w:ind w:left="141"/>
        <w:jc w:val="both"/>
        <w:rPr>
          <w:rFonts w:ascii="Times New Roman" w:eastAsia="Times New Roman" w:hAnsi="Times New Roman" w:cs="Times New Roman"/>
          <w:sz w:val="24"/>
          <w:szCs w:val="24"/>
        </w:rPr>
      </w:pPr>
    </w:p>
    <w:p w:rsidR="00D723D1" w:rsidRDefault="00F0667F">
      <w:pPr>
        <w:pStyle w:val="Heading3"/>
        <w:keepNext w:val="0"/>
        <w:keepLines w:val="0"/>
        <w:spacing w:line="490" w:lineRule="auto"/>
        <w:ind w:left="141"/>
        <w:jc w:val="both"/>
        <w:rPr>
          <w:rFonts w:ascii="Times New Roman" w:eastAsia="Times New Roman" w:hAnsi="Times New Roman" w:cs="Times New Roman"/>
          <w:sz w:val="24"/>
          <w:szCs w:val="24"/>
        </w:rPr>
      </w:pPr>
      <w:bookmarkStart w:id="225" w:name="_heading=h.29e4331gw3vv" w:colFirst="0" w:colLast="0"/>
      <w:bookmarkEnd w:id="225"/>
      <w:r>
        <w:rPr>
          <w:rFonts w:ascii="Times New Roman" w:eastAsia="Times New Roman" w:hAnsi="Times New Roman" w:cs="Times New Roman"/>
          <w:sz w:val="24"/>
          <w:szCs w:val="24"/>
        </w:rPr>
        <w:t>6.1.3 Key Findings from the Analysis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Recruitment Dashboard Analysis generated several important findings regarding organizational hiring practices. The analysis revealed recruitment trends, candidate conversion rates, department-wise hiring performance, and source effectiveness.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major observations include:</w:t>
      </w:r>
    </w:p>
    <w:p w:rsidR="00D723D1" w:rsidRDefault="00F0667F">
      <w:pPr>
        <w:numPr>
          <w:ilvl w:val="0"/>
          <w:numId w:val="5"/>
        </w:numPr>
        <w:spacing w:before="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Certain recruitment channels generated higher-quality candidates.</w:t>
      </w:r>
    </w:p>
    <w:p w:rsidR="00D723D1" w:rsidRDefault="00F0667F">
      <w:pPr>
        <w:numPr>
          <w:ilvl w:val="0"/>
          <w:numId w:val="5"/>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referrals often showed better hiring success rates.</w:t>
      </w:r>
    </w:p>
    <w:p w:rsidR="00D723D1" w:rsidRDefault="00F0667F">
      <w:pPr>
        <w:numPr>
          <w:ilvl w:val="0"/>
          <w:numId w:val="5"/>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departments experienced higher recruitment demand than others.</w:t>
      </w:r>
    </w:p>
    <w:p w:rsidR="00D723D1" w:rsidRDefault="00F0667F">
      <w:pPr>
        <w:numPr>
          <w:ilvl w:val="0"/>
          <w:numId w:val="5"/>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acceptance rates provided insights into candidate satisfaction.</w:t>
      </w:r>
    </w:p>
    <w:p w:rsidR="00D723D1" w:rsidRDefault="00F0667F">
      <w:pPr>
        <w:numPr>
          <w:ilvl w:val="0"/>
          <w:numId w:val="5"/>
        </w:numPr>
        <w:spacing w:after="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KPIs helped identify opportunities for process improvement.</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demonstrate the value of recruitment analytics in optimizing hiring strategies and improving recruitment outcomes.</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26" w:name="_heading=h.e5f8fs1utnwb" w:colFirst="0" w:colLast="0"/>
      <w:bookmarkEnd w:id="226"/>
      <w:r>
        <w:rPr>
          <w:rFonts w:ascii="Times New Roman" w:eastAsia="Times New Roman" w:hAnsi="Times New Roman" w:cs="Times New Roman"/>
          <w:b w:val="0"/>
          <w:bCs w:val="0"/>
          <w:sz w:val="24"/>
          <w:szCs w:val="24"/>
        </w:rPr>
        <w:t>6.1.4 Impact on Human Resource Management</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of recruitment analytics has significantly transformed Human Resource Management. Instead of relying on intuition and manual reports, HR professionals can now use analytical insights to support hiring decisions. Recruitment dashboards facilitate performance monitoring, workforce planning, and resource allocation.</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demonstrates how Business Intelligence tools can bridge the gap between operational recruitment activities and strategic HR planning. Organizations can use recruitment analytics to align hiring practices with business objectives and improve overall workforce quality.</w:t>
      </w:r>
    </w:p>
    <w:p w:rsidR="00D723D1" w:rsidRDefault="00F0667F">
      <w:pPr>
        <w:pStyle w:val="Heading3"/>
        <w:keepNext w:val="0"/>
        <w:keepLines w:val="0"/>
        <w:spacing w:line="490" w:lineRule="auto"/>
        <w:ind w:left="141"/>
        <w:jc w:val="center"/>
        <w:rPr>
          <w:rFonts w:ascii="Times New Roman" w:eastAsia="Times New Roman" w:hAnsi="Times New Roman" w:cs="Times New Roman"/>
          <w:b w:val="0"/>
          <w:bCs w:val="0"/>
          <w:sz w:val="22"/>
          <w:szCs w:val="22"/>
        </w:rPr>
      </w:pPr>
      <w:bookmarkStart w:id="227" w:name="_heading=h.b8gvs3ebqdi5" w:colFirst="0" w:colLast="0"/>
      <w:bookmarkEnd w:id="227"/>
      <w:r>
        <w:rPr>
          <w:rFonts w:ascii="Times New Roman" w:eastAsia="Times New Roman" w:hAnsi="Times New Roman" w:cs="Times New Roman"/>
          <w:b w:val="0"/>
          <w:bCs w:val="0"/>
          <w:sz w:val="22"/>
          <w:szCs w:val="22"/>
        </w:rPr>
        <w:t>Figure 6.1: Recruitment Analytics Impact</w:t>
      </w:r>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Data</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16"/>
          <w:id w:val="1302470881"/>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 &amp; KPIs</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17"/>
          <w:id w:val="-1477479055"/>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Insights</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18"/>
          <w:id w:val="1467305983"/>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HR Decisions</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19"/>
          <w:id w:val="-116822880"/>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Hiring Outcomes</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228" w:name="_heading=h.etczxtehywex" w:colFirst="0" w:colLast="0"/>
      <w:bookmarkEnd w:id="228"/>
      <w:r>
        <w:rPr>
          <w:rFonts w:ascii="Times New Roman" w:eastAsia="Times New Roman" w:hAnsi="Times New Roman" w:cs="Times New Roman"/>
          <w:b w:val="0"/>
          <w:bCs w:val="0"/>
          <w:sz w:val="24"/>
          <w:szCs w:val="24"/>
        </w:rPr>
        <w:t>6.2 Future Scope</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29" w:name="_heading=h.a4z46k3wklhh" w:colFirst="0" w:colLast="0"/>
      <w:bookmarkEnd w:id="229"/>
      <w:r>
        <w:rPr>
          <w:rFonts w:ascii="Times New Roman" w:eastAsia="Times New Roman" w:hAnsi="Times New Roman" w:cs="Times New Roman"/>
          <w:b w:val="0"/>
          <w:bCs w:val="0"/>
          <w:sz w:val="24"/>
          <w:szCs w:val="24"/>
        </w:rPr>
        <w:t>6.2.1 Introduction to Future Scope</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Recruitment Dashboard Analysis project successfully provides valuable insights into recruitment performance, there are several opportunities for future enhancement. With advancements in Artificial Intelligence (AI), Machine Learning (ML), and Predictive Analytics, recruitment systems can become more intelligent and proactive.</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improvements can enhance dashboard functionality, automate recruitment processes, and provide predictive hiring recommendations.</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0" w:name="_heading=h.4yf6h5z28cj2" w:colFirst="0" w:colLast="0"/>
      <w:bookmarkEnd w:id="230"/>
      <w:r>
        <w:rPr>
          <w:rFonts w:ascii="Times New Roman" w:eastAsia="Times New Roman" w:hAnsi="Times New Roman" w:cs="Times New Roman"/>
          <w:b w:val="0"/>
          <w:bCs w:val="0"/>
          <w:sz w:val="24"/>
          <w:szCs w:val="24"/>
        </w:rPr>
        <w:t>6.2.2 Integration with Artificial Intelligence</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can significantly improve recruitment analytics by automating candidate screening and recommendation processes. AI algorithms can analyze candidate resumes, identify suitable candidates, and rank applicants based on predefined criteria.</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AI-powered recruitment systems can reduce recruiter workload and improve hiring accuracy by minimizing human bias.</w:t>
      </w:r>
    </w:p>
    <w:p w:rsidR="00D723D1" w:rsidRDefault="00F0667F">
      <w:pPr>
        <w:spacing w:line="490" w:lineRule="auto"/>
        <w:ind w:left="141"/>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ar-SA"/>
        </w:rPr>
        <w:drawing>
          <wp:inline distT="114300" distB="114300" distL="114300" distR="114300">
            <wp:extent cx="6645593" cy="4419600"/>
            <wp:effectExtent l="0" t="0" r="0" b="0"/>
            <wp:docPr id="36" name="image3.jpg" descr="https://images.openai.com/static-rsc-4/ywWn8LL8awR9vj06pIEtOcGK5UyH_MqlFZhUQl4aEi1YJU9rAguwn7zHplcH9YScUjSNbMTLIVWadHXuCn11rok79SCVYLnHOC6EFJkJjgzrkGfiI7EllfgSLy7-PJZpo0fCMiWnkgV4E6GQA4p0nuqMZHtfrSB3zUnfipOwVaAwpfQHJs00wglKIJizfbPO?purpose=fullsize"/>
            <wp:cNvGraphicFramePr/>
            <a:graphic xmlns:a="http://schemas.openxmlformats.org/drawingml/2006/main">
              <a:graphicData uri="http://schemas.openxmlformats.org/drawingml/2006/picture">
                <pic:pic xmlns:pic="http://schemas.openxmlformats.org/drawingml/2006/picture">
                  <pic:nvPicPr>
                    <pic:cNvPr id="0" name="image3.jpg" descr="https://images.openai.com/static-rsc-4/ywWn8LL8awR9vj06pIEtOcGK5UyH_MqlFZhUQl4aEi1YJU9rAguwn7zHplcH9YScUjSNbMTLIVWadHXuCn11rok79SCVYLnHOC6EFJkJjgzrkGfiI7EllfgSLy7-PJZpo0fCMiWnkgV4E6GQA4p0nuqMZHtfrSB3zUnfipOwVaAwpfQHJs00wglKIJizfbPO?purpose=fullsize"/>
                    <pic:cNvPicPr preferRelativeResize="0"/>
                  </pic:nvPicPr>
                  <pic:blipFill>
                    <a:blip r:embed="rId26"/>
                    <a:srcRect/>
                    <a:stretch>
                      <a:fillRect/>
                    </a:stretch>
                  </pic:blipFill>
                  <pic:spPr>
                    <a:xfrm>
                      <a:off x="0" y="0"/>
                      <a:ext cx="6645593" cy="4419600"/>
                    </a:xfrm>
                    <a:prstGeom prst="rect">
                      <a:avLst/>
                    </a:prstGeom>
                    <a:ln/>
                  </pic:spPr>
                </pic:pic>
              </a:graphicData>
            </a:graphic>
          </wp:inline>
        </w:drawing>
      </w:r>
    </w:p>
    <w:p w:rsidR="00D723D1" w:rsidRDefault="00F0667F">
      <w:pPr>
        <w:spacing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noProof/>
          <w:sz w:val="28"/>
          <w:szCs w:val="28"/>
          <w:lang w:val="en-US" w:eastAsia="en-US" w:bidi="ar-SA"/>
        </w:rPr>
        <w:drawing>
          <wp:inline distT="114300" distB="114300" distL="114300" distR="114300">
            <wp:extent cx="6645593" cy="4978400"/>
            <wp:effectExtent l="0" t="0" r="0" b="0"/>
            <wp:docPr id="35" name="image4.jpg" descr="https://images.openai.com/static-rsc-4/MSUvLtyUaMljRhWQBaMG4tgKzyb9IE3ncN-XxOJS2RBXWLje0TS7a9yb8YQbQSsuA8w7NB7CTkU7PVC3YzkUicG-3jhJvIeesw6P6JOPoVMGAWsSCQ2triNYMHzJXgmuEWPGGLvzu_bMBGz_ncxt5WdOvOUljcjRw_ztLdan8FTRoDbIzvMS209hb1FDOx2C?purpose=fullsize"/>
            <wp:cNvGraphicFramePr/>
            <a:graphic xmlns:a="http://schemas.openxmlformats.org/drawingml/2006/main">
              <a:graphicData uri="http://schemas.openxmlformats.org/drawingml/2006/picture">
                <pic:pic xmlns:pic="http://schemas.openxmlformats.org/drawingml/2006/picture">
                  <pic:nvPicPr>
                    <pic:cNvPr id="0" name="image4.jpg" descr="https://images.openai.com/static-rsc-4/MSUvLtyUaMljRhWQBaMG4tgKzyb9IE3ncN-XxOJS2RBXWLje0TS7a9yb8YQbQSsuA8w7NB7CTkU7PVC3YzkUicG-3jhJvIeesw6P6JOPoVMGAWsSCQ2triNYMHzJXgmuEWPGGLvzu_bMBGz_ncxt5WdOvOUljcjRw_ztLdan8FTRoDbIzvMS209hb1FDOx2C?purpose=fullsize"/>
                    <pic:cNvPicPr preferRelativeResize="0"/>
                  </pic:nvPicPr>
                  <pic:blipFill>
                    <a:blip r:embed="rId27"/>
                    <a:srcRect/>
                    <a:stretch>
                      <a:fillRect/>
                    </a:stretch>
                  </pic:blipFill>
                  <pic:spPr>
                    <a:xfrm>
                      <a:off x="0" y="0"/>
                      <a:ext cx="6645593" cy="4978400"/>
                    </a:xfrm>
                    <a:prstGeom prst="rect">
                      <a:avLst/>
                    </a:prstGeom>
                    <a:ln/>
                  </pic:spPr>
                </pic:pic>
              </a:graphicData>
            </a:graphic>
          </wp:inline>
        </w:drawing>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1" w:name="_heading=h.mnqq74rep5id" w:colFirst="0" w:colLast="0"/>
      <w:bookmarkEnd w:id="231"/>
      <w:r>
        <w:rPr>
          <w:rFonts w:ascii="Times New Roman" w:eastAsia="Times New Roman" w:hAnsi="Times New Roman" w:cs="Times New Roman"/>
          <w:b w:val="0"/>
          <w:bCs w:val="0"/>
          <w:sz w:val="24"/>
          <w:szCs w:val="24"/>
        </w:rPr>
        <w:t>6.2.3 Predictive Recruitment Analytics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Analytics uses historical recruitment data to forecast future hiring requirements and recruitment trends. Future versions of the dashboard can incorporate predictive models to estimate:</w:t>
      </w:r>
    </w:p>
    <w:p w:rsidR="00D723D1" w:rsidRDefault="00F0667F">
      <w:pPr>
        <w:numPr>
          <w:ilvl w:val="0"/>
          <w:numId w:val="1"/>
        </w:numPr>
        <w:spacing w:before="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staffing requirements.</w:t>
      </w:r>
    </w:p>
    <w:p w:rsidR="00D723D1" w:rsidRDefault="00F0667F">
      <w:pPr>
        <w:numPr>
          <w:ilvl w:val="0"/>
          <w:numId w:val="1"/>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 demand trends.</w:t>
      </w:r>
    </w:p>
    <w:p w:rsidR="00D723D1" w:rsidRDefault="00F0667F">
      <w:pPr>
        <w:numPr>
          <w:ilvl w:val="0"/>
          <w:numId w:val="1"/>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costs.</w:t>
      </w:r>
    </w:p>
    <w:p w:rsidR="00D723D1" w:rsidRDefault="00F0667F">
      <w:pPr>
        <w:numPr>
          <w:ilvl w:val="0"/>
          <w:numId w:val="1"/>
        </w:numPr>
        <w:spacing w:after="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Hiring success probabilities.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recruitment analytics can help organizations proactively plan workforce requirements and allocate resources effectively.</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2" w:name="_heading=h.wbxu1n8c0fvi" w:colFirst="0" w:colLast="0"/>
      <w:bookmarkEnd w:id="232"/>
      <w:r>
        <w:rPr>
          <w:rFonts w:ascii="Times New Roman" w:eastAsia="Times New Roman" w:hAnsi="Times New Roman" w:cs="Times New Roman"/>
          <w:b w:val="0"/>
          <w:bCs w:val="0"/>
          <w:sz w:val="24"/>
          <w:szCs w:val="24"/>
        </w:rPr>
        <w:t>6.2.4 Real-Time Data Integration</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dashboard primarily relies on periodic data updates. Future enhancements may include real-time integration with Human Resource Information Systems (HRIS), Applicant Tracking Systems (ATS), and online recruitment platforms. Real-time data integration will ensure that recruitment insights remain current and support faster decision-making.</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3" w:name="_heading=h.hl5x6o21mj18" w:colFirst="0" w:colLast="0"/>
      <w:bookmarkEnd w:id="233"/>
      <w:r>
        <w:rPr>
          <w:rFonts w:ascii="Times New Roman" w:eastAsia="Times New Roman" w:hAnsi="Times New Roman" w:cs="Times New Roman"/>
          <w:b w:val="0"/>
          <w:bCs w:val="0"/>
          <w:sz w:val="24"/>
          <w:szCs w:val="24"/>
        </w:rPr>
        <w:t>6.2.5 Mobile Dashboard Accessibility</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organizations increasingly adopt mobile technologies, future recruitment dashboards can be optimized for smartphones and tablets. Mobile accessibility enables recruiters and managers to monitor recruitment performance anytime and anywhere.</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dashboards improve flexibility, responsiveness, and user convenience.</w:t>
      </w:r>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noProof/>
          <w:sz w:val="28"/>
          <w:szCs w:val="28"/>
          <w:lang w:val="en-US" w:eastAsia="en-US" w:bidi="ar-SA"/>
        </w:rPr>
        <w:drawing>
          <wp:inline distT="114300" distB="114300" distL="114300" distR="114300">
            <wp:extent cx="3676650" cy="7591425"/>
            <wp:effectExtent l="0" t="0" r="0" b="0"/>
            <wp:docPr id="34" name="image2.jpg" descr="https://images.openai.com/static-rsc-4/A-bXL2NxPK5rqGUUGTwJUWLTJdS2NbRlfdjlY80byewYLnJmdrNdMjxd6vZq4ES0OLo2-xFe0pq0uxE9Vitc2ORzAvgjH5Zd3F2dA8FRNBvFAyC3orOzcD5PpehNL-Rkbc45pyK_v1Sc003JuWlfvSDb_YKbVCNVWksxtaincnwXeNd800CtVVoxVDIVrEbk?purpose=fullsize"/>
            <wp:cNvGraphicFramePr/>
            <a:graphic xmlns:a="http://schemas.openxmlformats.org/drawingml/2006/main">
              <a:graphicData uri="http://schemas.openxmlformats.org/drawingml/2006/picture">
                <pic:pic xmlns:pic="http://schemas.openxmlformats.org/drawingml/2006/picture">
                  <pic:nvPicPr>
                    <pic:cNvPr id="0" name="image2.jpg" descr="https://images.openai.com/static-rsc-4/A-bXL2NxPK5rqGUUGTwJUWLTJdS2NbRlfdjlY80byewYLnJmdrNdMjxd6vZq4ES0OLo2-xFe0pq0uxE9Vitc2ORzAvgjH5Zd3F2dA8FRNBvFAyC3orOzcD5PpehNL-Rkbc45pyK_v1Sc003JuWlfvSDb_YKbVCNVWksxtaincnwXeNd800CtVVoxVDIVrEbk?purpose=fullsize"/>
                    <pic:cNvPicPr preferRelativeResize="0"/>
                  </pic:nvPicPr>
                  <pic:blipFill>
                    <a:blip r:embed="rId28"/>
                    <a:srcRect/>
                    <a:stretch>
                      <a:fillRect/>
                    </a:stretch>
                  </pic:blipFill>
                  <pic:spPr>
                    <a:xfrm>
                      <a:off x="0" y="0"/>
                      <a:ext cx="3676650" cy="7591425"/>
                    </a:xfrm>
                    <a:prstGeom prst="rect">
                      <a:avLst/>
                    </a:prstGeom>
                    <a:ln/>
                  </pic:spPr>
                </pic:pic>
              </a:graphicData>
            </a:graphic>
          </wp:inline>
        </w:drawing>
      </w:r>
    </w:p>
    <w:p w:rsidR="00D723D1" w:rsidRDefault="00D723D1">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4" w:name="_heading=h.kg9ybt83vu17" w:colFirst="0" w:colLast="0"/>
      <w:bookmarkEnd w:id="234"/>
    </w:p>
    <w:p w:rsidR="00D723D1" w:rsidRDefault="00D723D1">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5" w:name="_heading=h.yrbwhw5468xz" w:colFirst="0" w:colLast="0"/>
      <w:bookmarkEnd w:id="235"/>
    </w:p>
    <w:p w:rsidR="00D723D1" w:rsidRDefault="00D723D1">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6" w:name="_heading=h.a9e8kp4uihml" w:colFirst="0" w:colLast="0"/>
      <w:bookmarkEnd w:id="236"/>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7" w:name="_heading=h.errrxuo1cxji" w:colFirst="0" w:colLast="0"/>
      <w:bookmarkEnd w:id="237"/>
      <w:r>
        <w:rPr>
          <w:rFonts w:ascii="Times New Roman" w:eastAsia="Times New Roman" w:hAnsi="Times New Roman" w:cs="Times New Roman"/>
          <w:b w:val="0"/>
          <w:bCs w:val="0"/>
          <w:sz w:val="24"/>
          <w:szCs w:val="24"/>
        </w:rPr>
        <w:t>6.2.6 Advanced KPI Monitoring</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versions of the dashboard can include additional KPIs and advanced performance metrics. Examples include:</w:t>
      </w:r>
    </w:p>
    <w:p w:rsidR="00D723D1" w:rsidRDefault="00F0667F">
      <w:pPr>
        <w:numPr>
          <w:ilvl w:val="0"/>
          <w:numId w:val="4"/>
        </w:numPr>
        <w:spacing w:before="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Hire.</w:t>
      </w:r>
    </w:p>
    <w:p w:rsidR="00D723D1" w:rsidRDefault="00F0667F">
      <w:pPr>
        <w:numPr>
          <w:ilvl w:val="0"/>
          <w:numId w:val="4"/>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 Satisfaction Score.</w:t>
      </w:r>
    </w:p>
    <w:p w:rsidR="00D723D1" w:rsidRDefault="00F0667F">
      <w:pPr>
        <w:numPr>
          <w:ilvl w:val="0"/>
          <w:numId w:val="4"/>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Diversity Hiring Metrics.</w:t>
      </w:r>
    </w:p>
    <w:p w:rsidR="00D723D1" w:rsidRDefault="00F0667F">
      <w:pPr>
        <w:numPr>
          <w:ilvl w:val="0"/>
          <w:numId w:val="4"/>
        </w:numPr>
        <w:spacing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Retention Rate.</w:t>
      </w:r>
    </w:p>
    <w:p w:rsidR="00D723D1" w:rsidRDefault="00F0667F">
      <w:pPr>
        <w:numPr>
          <w:ilvl w:val="0"/>
          <w:numId w:val="4"/>
        </w:numPr>
        <w:spacing w:after="240" w:line="490" w:lineRule="auto"/>
        <w:ind w:left="141"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ROI.</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KPIs provide deeper insights into recruitment effectiveness and organizational performance.</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8" w:name="_heading=h.vle57960wh9g" w:colFirst="0" w:colLast="0"/>
      <w:bookmarkEnd w:id="238"/>
      <w:r>
        <w:rPr>
          <w:rFonts w:ascii="Times New Roman" w:eastAsia="Times New Roman" w:hAnsi="Times New Roman" w:cs="Times New Roman"/>
          <w:b w:val="0"/>
          <w:bCs w:val="0"/>
          <w:sz w:val="24"/>
          <w:szCs w:val="24"/>
        </w:rPr>
        <w:t>6.2.7 Cloud-Based Recruitment Analytics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 technologies can further enhance recruitment analytics systems. Cloud-based dashboards provide scalability, accessibility, and collaboration capabilities. Organizations can securely access recruitment reports from any location and share insights across departments.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deployment also supports large-scale data processing and real-time analytics.</w:t>
      </w:r>
    </w:p>
    <w:p w:rsidR="00D723D1" w:rsidRDefault="00F0667F">
      <w:pPr>
        <w:pStyle w:val="Heading3"/>
        <w:keepNext w:val="0"/>
        <w:keepLines w:val="0"/>
        <w:spacing w:line="490" w:lineRule="auto"/>
        <w:ind w:left="141"/>
        <w:jc w:val="both"/>
        <w:rPr>
          <w:rFonts w:ascii="Times New Roman" w:eastAsia="Times New Roman" w:hAnsi="Times New Roman" w:cs="Times New Roman"/>
          <w:b w:val="0"/>
          <w:bCs w:val="0"/>
          <w:sz w:val="24"/>
          <w:szCs w:val="24"/>
        </w:rPr>
      </w:pPr>
      <w:bookmarkStart w:id="239" w:name="_heading=h.exlvux31v0mv" w:colFirst="0" w:colLast="0"/>
      <w:bookmarkEnd w:id="239"/>
      <w:r>
        <w:rPr>
          <w:rFonts w:ascii="Times New Roman" w:eastAsia="Times New Roman" w:hAnsi="Times New Roman" w:cs="Times New Roman"/>
          <w:b w:val="0"/>
          <w:bCs w:val="0"/>
          <w:sz w:val="24"/>
          <w:szCs w:val="24"/>
        </w:rPr>
        <w:t>Figure 6.3: Cloud-Based Recruitment Analytics</w:t>
      </w:r>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Data</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20"/>
          <w:id w:val="1288481419"/>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Cloud Storage</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21"/>
          <w:id w:val="-1921787091"/>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Service</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22"/>
          <w:id w:val="-1252717421"/>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Dashboard</w:t>
      </w:r>
    </w:p>
    <w:p w:rsidR="00D723D1" w:rsidRDefault="00377B47">
      <w:pPr>
        <w:spacing w:line="490" w:lineRule="auto"/>
        <w:ind w:left="141"/>
        <w:jc w:val="center"/>
        <w:rPr>
          <w:rFonts w:ascii="Times New Roman" w:eastAsia="Times New Roman" w:hAnsi="Times New Roman" w:cs="Times New Roman"/>
          <w:sz w:val="24"/>
          <w:szCs w:val="24"/>
        </w:rPr>
      </w:pPr>
      <w:sdt>
        <w:sdtPr>
          <w:tag w:val="goog_rdk_23"/>
          <w:id w:val="-1075377354"/>
        </w:sdtPr>
        <w:sdtEndPr/>
        <w:sdtContent>
          <w:r w:rsidR="00F0667F">
            <w:rPr>
              <w:rFonts w:ascii="Cardo" w:eastAsia="Cardo" w:hAnsi="Cardo" w:cs="Cardo"/>
              <w:sz w:val="24"/>
              <w:szCs w:val="24"/>
            </w:rPr>
            <w:t xml:space="preserve">       ↓</w:t>
          </w:r>
        </w:sdtContent>
      </w:sdt>
    </w:p>
    <w:p w:rsidR="00D723D1" w:rsidRDefault="00F0667F">
      <w:pPr>
        <w:spacing w:line="49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Anywhere Access</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4"/>
          <w:szCs w:val="24"/>
        </w:rPr>
      </w:pPr>
      <w:bookmarkStart w:id="240" w:name="_heading=h.hp9zqnx73jpq" w:colFirst="0" w:colLast="0"/>
      <w:bookmarkEnd w:id="240"/>
      <w:r>
        <w:rPr>
          <w:rFonts w:ascii="Times New Roman" w:eastAsia="Times New Roman" w:hAnsi="Times New Roman" w:cs="Times New Roman"/>
          <w:b w:val="0"/>
          <w:bCs w:val="0"/>
          <w:sz w:val="24"/>
          <w:szCs w:val="24"/>
        </w:rPr>
        <w:t>6.3 Overall Project Summary</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Recruitment Dashboard Analysis project successfully demonstrates the application of Business Intelligence and Data Analytics in Human Resource Management. By utilizing Power BI, the project transforms recruitment data into actionable insights through interactive dashboards and KPI monitoring.</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improves recruitment transparency, enhances decision-making, and supports strategic workforce planning. Through effective visualization and analytical capabilities, the dashboard enables organizations to optimize hiring processes and improve recruitment outcomes.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highlights the growing importance of data-driven recruitment and provides a strong foundation for future enhancements involving Artificial Intelligence, Machine Learning, Predictive Analytics, and Cloud Computing.</w:t>
      </w:r>
    </w:p>
    <w:p w:rsidR="00D723D1" w:rsidRDefault="00D723D1">
      <w:pPr>
        <w:spacing w:before="240" w:after="240" w:line="490" w:lineRule="auto"/>
        <w:ind w:left="141"/>
        <w:jc w:val="both"/>
        <w:rPr>
          <w:rFonts w:ascii="Times New Roman" w:eastAsia="Times New Roman" w:hAnsi="Times New Roman" w:cs="Times New Roman"/>
          <w:sz w:val="24"/>
          <w:szCs w:val="24"/>
        </w:rPr>
      </w:pPr>
    </w:p>
    <w:p w:rsidR="00D723D1" w:rsidRDefault="00D723D1">
      <w:pPr>
        <w:spacing w:before="240" w:after="240" w:line="490" w:lineRule="auto"/>
        <w:ind w:left="141"/>
        <w:jc w:val="both"/>
        <w:rPr>
          <w:rFonts w:ascii="Times New Roman" w:eastAsia="Times New Roman" w:hAnsi="Times New Roman" w:cs="Times New Roman"/>
          <w:sz w:val="24"/>
          <w:szCs w:val="24"/>
        </w:rPr>
      </w:pPr>
    </w:p>
    <w:p w:rsidR="00D723D1" w:rsidRDefault="00D723D1">
      <w:pPr>
        <w:spacing w:before="240" w:after="240" w:line="490" w:lineRule="auto"/>
        <w:ind w:left="141"/>
        <w:jc w:val="both"/>
        <w:rPr>
          <w:rFonts w:ascii="Times New Roman" w:eastAsia="Times New Roman" w:hAnsi="Times New Roman" w:cs="Times New Roman"/>
          <w:sz w:val="24"/>
          <w:szCs w:val="24"/>
        </w:rPr>
      </w:pPr>
    </w:p>
    <w:p w:rsidR="00D723D1" w:rsidRDefault="00D723D1">
      <w:pPr>
        <w:spacing w:before="240" w:after="240" w:line="490" w:lineRule="auto"/>
        <w:ind w:left="141"/>
        <w:jc w:val="both"/>
        <w:rPr>
          <w:rFonts w:ascii="Times New Roman" w:eastAsia="Times New Roman" w:hAnsi="Times New Roman" w:cs="Times New Roman"/>
          <w:sz w:val="24"/>
          <w:szCs w:val="24"/>
        </w:rPr>
      </w:pPr>
    </w:p>
    <w:p w:rsidR="00D723D1" w:rsidRDefault="00D723D1">
      <w:pPr>
        <w:spacing w:before="240" w:after="240" w:line="490" w:lineRule="auto"/>
        <w:ind w:left="141"/>
        <w:jc w:val="both"/>
        <w:rPr>
          <w:rFonts w:ascii="Times New Roman" w:eastAsia="Times New Roman" w:hAnsi="Times New Roman" w:cs="Times New Roman"/>
          <w:sz w:val="24"/>
          <w:szCs w:val="24"/>
        </w:rPr>
      </w:pPr>
    </w:p>
    <w:p w:rsidR="00D723D1" w:rsidRDefault="00D723D1">
      <w:pPr>
        <w:spacing w:before="240" w:after="240" w:line="490" w:lineRule="auto"/>
        <w:ind w:left="141"/>
        <w:jc w:val="both"/>
        <w:rPr>
          <w:rFonts w:ascii="Times New Roman" w:eastAsia="Times New Roman" w:hAnsi="Times New Roman" w:cs="Times New Roman"/>
          <w:sz w:val="24"/>
          <w:szCs w:val="24"/>
        </w:rPr>
      </w:pPr>
    </w:p>
    <w:p w:rsidR="00D723D1" w:rsidRDefault="00D723D1">
      <w:pPr>
        <w:spacing w:before="240" w:after="240" w:line="490" w:lineRule="auto"/>
        <w:ind w:left="141"/>
        <w:jc w:val="both"/>
        <w:rPr>
          <w:rFonts w:ascii="Times New Roman" w:eastAsia="Times New Roman" w:hAnsi="Times New Roman" w:cs="Times New Roman"/>
          <w:sz w:val="24"/>
          <w:szCs w:val="24"/>
        </w:rPr>
      </w:pPr>
    </w:p>
    <w:p w:rsidR="00EA668A" w:rsidRDefault="00EA668A">
      <w:pPr>
        <w:pStyle w:val="Heading1"/>
        <w:keepNext w:val="0"/>
        <w:keepLines w:val="0"/>
        <w:spacing w:line="490" w:lineRule="auto"/>
        <w:ind w:left="141"/>
        <w:jc w:val="center"/>
        <w:rPr>
          <w:rFonts w:ascii="Times New Roman" w:eastAsia="Times New Roman" w:hAnsi="Times New Roman" w:cs="Times New Roman"/>
          <w:b w:val="0"/>
          <w:bCs w:val="0"/>
          <w:sz w:val="24"/>
          <w:szCs w:val="24"/>
        </w:rPr>
      </w:pPr>
      <w:bookmarkStart w:id="241" w:name="_heading=h.jcne25h15n83" w:colFirst="0" w:colLast="0"/>
      <w:bookmarkEnd w:id="241"/>
    </w:p>
    <w:p w:rsidR="00D723D1" w:rsidRDefault="00F0667F">
      <w:pPr>
        <w:pStyle w:val="Heading1"/>
        <w:keepNext w:val="0"/>
        <w:keepLines w:val="0"/>
        <w:spacing w:line="490" w:lineRule="auto"/>
        <w:ind w:left="141"/>
        <w:jc w:val="center"/>
        <w:rPr>
          <w:rFonts w:ascii="Times New Roman" w:eastAsia="Times New Roman" w:hAnsi="Times New Roman" w:cs="Times New Roman"/>
          <w:b w:val="0"/>
          <w:bCs w:val="0"/>
          <w:sz w:val="28"/>
          <w:szCs w:val="28"/>
        </w:rPr>
      </w:pPr>
      <w:r>
        <w:rPr>
          <w:rFonts w:ascii="Times New Roman" w:eastAsia="Times New Roman" w:hAnsi="Times New Roman" w:cs="Times New Roman"/>
          <w:b w:val="0"/>
          <w:bCs w:val="0"/>
          <w:sz w:val="28"/>
          <w:szCs w:val="28"/>
        </w:rPr>
        <w:t>REFERENCES</w:t>
      </w:r>
    </w:p>
    <w:p w:rsidR="00D723D1" w:rsidRDefault="00F0667F">
      <w:pPr>
        <w:pStyle w:val="Heading2"/>
        <w:keepNext w:val="0"/>
        <w:keepLines w:val="0"/>
        <w:spacing w:line="490" w:lineRule="auto"/>
        <w:ind w:left="141"/>
        <w:jc w:val="both"/>
        <w:rPr>
          <w:rFonts w:ascii="Times New Roman" w:eastAsia="Times New Roman" w:hAnsi="Times New Roman" w:cs="Times New Roman"/>
          <w:b w:val="0"/>
          <w:bCs w:val="0"/>
          <w:sz w:val="28"/>
          <w:szCs w:val="28"/>
        </w:rPr>
      </w:pPr>
      <w:bookmarkStart w:id="242" w:name="_heading=h.jqv0joqcvs0z" w:colFirst="0" w:colLast="0"/>
      <w:bookmarkEnd w:id="242"/>
      <w:r>
        <w:rPr>
          <w:rFonts w:ascii="Times New Roman" w:eastAsia="Times New Roman" w:hAnsi="Times New Roman" w:cs="Times New Roman"/>
          <w:b w:val="0"/>
          <w:bCs w:val="0"/>
          <w:sz w:val="28"/>
          <w:szCs w:val="28"/>
        </w:rPr>
        <w:t>Books</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Kothari, C. R., </w:t>
      </w:r>
      <w:r>
        <w:rPr>
          <w:rFonts w:ascii="Times New Roman" w:eastAsia="Times New Roman" w:hAnsi="Times New Roman" w:cs="Times New Roman"/>
          <w:i/>
          <w:iCs/>
          <w:sz w:val="24"/>
          <w:szCs w:val="24"/>
        </w:rPr>
        <w:t>Research Methodology: Methods and Techniques</w:t>
      </w:r>
      <w:r>
        <w:rPr>
          <w:rFonts w:ascii="Times New Roman" w:eastAsia="Times New Roman" w:hAnsi="Times New Roman" w:cs="Times New Roman"/>
          <w:sz w:val="24"/>
          <w:szCs w:val="24"/>
        </w:rPr>
        <w:t>, New Age International Publishers, 2nd Edition, 2004.</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Laudon, K. C., and Laudon, J. P.,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Pearson Education, 16th Edition, 2020.</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Sharma, S., </w:t>
      </w:r>
      <w:r>
        <w:rPr>
          <w:rFonts w:ascii="Times New Roman" w:eastAsia="Times New Roman" w:hAnsi="Times New Roman" w:cs="Times New Roman"/>
          <w:i/>
          <w:iCs/>
          <w:sz w:val="24"/>
          <w:szCs w:val="24"/>
        </w:rPr>
        <w:t>Business Analytics Using Microsoft Power BI</w:t>
      </w:r>
      <w:r>
        <w:rPr>
          <w:rFonts w:ascii="Times New Roman" w:eastAsia="Times New Roman" w:hAnsi="Times New Roman" w:cs="Times New Roman"/>
          <w:sz w:val="24"/>
          <w:szCs w:val="24"/>
        </w:rPr>
        <w:t>, BPB Publications, 2022.</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Turban, E., Sharda, R., and </w:t>
      </w:r>
      <w:proofErr w:type="spellStart"/>
      <w:r>
        <w:rPr>
          <w:rFonts w:ascii="Times New Roman" w:eastAsia="Times New Roman" w:hAnsi="Times New Roman" w:cs="Times New Roman"/>
          <w:sz w:val="24"/>
          <w:szCs w:val="24"/>
        </w:rPr>
        <w:t>Delen</w:t>
      </w:r>
      <w:proofErr w:type="spellEnd"/>
      <w:r>
        <w:rPr>
          <w:rFonts w:ascii="Times New Roman" w:eastAsia="Times New Roman" w:hAnsi="Times New Roman" w:cs="Times New Roman"/>
          <w:sz w:val="24"/>
          <w:szCs w:val="24"/>
        </w:rPr>
        <w:t xml:space="preserve">, D., </w:t>
      </w:r>
      <w:r>
        <w:rPr>
          <w:rFonts w:ascii="Times New Roman" w:eastAsia="Times New Roman" w:hAnsi="Times New Roman" w:cs="Times New Roman"/>
          <w:i/>
          <w:iCs/>
          <w:sz w:val="24"/>
          <w:szCs w:val="24"/>
        </w:rPr>
        <w:t>Business Intelligence and Analytics: Systems for Decision Support</w:t>
      </w:r>
      <w:r>
        <w:rPr>
          <w:rFonts w:ascii="Times New Roman" w:eastAsia="Times New Roman" w:hAnsi="Times New Roman" w:cs="Times New Roman"/>
          <w:sz w:val="24"/>
          <w:szCs w:val="24"/>
        </w:rPr>
        <w:t>, Pearson Education, 10th Edition, 2018.</w:t>
      </w:r>
    </w:p>
    <w:p w:rsidR="00D723D1" w:rsidRDefault="00F0667F">
      <w:pPr>
        <w:spacing w:before="240" w:after="240" w:line="49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Foster Provost and Tom Fawcett, </w:t>
      </w:r>
      <w:r>
        <w:rPr>
          <w:rFonts w:ascii="Times New Roman" w:eastAsia="Times New Roman" w:hAnsi="Times New Roman" w:cs="Times New Roman"/>
          <w:i/>
          <w:iCs/>
          <w:sz w:val="24"/>
          <w:szCs w:val="24"/>
        </w:rPr>
        <w:t>Data Science for Business</w:t>
      </w:r>
      <w:r>
        <w:rPr>
          <w:rFonts w:ascii="Times New Roman" w:eastAsia="Times New Roman" w:hAnsi="Times New Roman" w:cs="Times New Roman"/>
          <w:sz w:val="24"/>
          <w:szCs w:val="24"/>
        </w:rPr>
        <w:t>, O'Reilly Media, 2013.</w:t>
      </w:r>
    </w:p>
    <w:p w:rsidR="00D723D1" w:rsidRDefault="00D723D1">
      <w:pPr>
        <w:spacing w:line="490" w:lineRule="auto"/>
        <w:jc w:val="both"/>
        <w:rPr>
          <w:rFonts w:ascii="Times New Roman" w:eastAsia="Times New Roman" w:hAnsi="Times New Roman" w:cs="Times New Roman"/>
          <w:color w:val="000000"/>
        </w:rPr>
      </w:pPr>
    </w:p>
    <w:sectPr w:rsidR="00D723D1">
      <w:type w:val="continuous"/>
      <w:pgSz w:w="11904" w:h="16838"/>
      <w:pgMar w:top="720" w:right="720" w:bottom="694" w:left="720" w:header="708" w:footer="0" w:gutter="0"/>
      <w:cols w:space="720" w:equalWidth="0">
        <w:col w:w="10465"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7B47" w:rsidRDefault="00377B47">
      <w:r>
        <w:separator/>
      </w:r>
    </w:p>
  </w:endnote>
  <w:endnote w:type="continuationSeparator" w:id="0">
    <w:p w:rsidR="00377B47" w:rsidRDefault="00377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85420FB-8640-4BAB-A691-412ACAC1E45A}"/>
    <w:embedBold r:id="rId2" w:fontKey="{A777D9A3-B876-4554-84D8-335FF739E56C}"/>
  </w:font>
  <w:font w:name="Georgia">
    <w:panose1 w:val="02040502050405020303"/>
    <w:charset w:val="00"/>
    <w:family w:val="roman"/>
    <w:pitch w:val="variable"/>
    <w:sig w:usb0="00000287" w:usb1="00000000" w:usb2="00000000" w:usb3="00000000" w:csb0="0000009F" w:csb1="00000000"/>
    <w:embedItalic r:id="rId3" w:fontKey="{09DA3122-907C-4458-A1D1-D933F9E98F53}"/>
  </w:font>
  <w:font w:name="Tahoma">
    <w:panose1 w:val="020B0604030504040204"/>
    <w:charset w:val="00"/>
    <w:family w:val="swiss"/>
    <w:pitch w:val="variable"/>
    <w:sig w:usb0="E1002EFF" w:usb1="C000605B" w:usb2="00000029" w:usb3="00000000" w:csb0="000101FF" w:csb1="00000000"/>
    <w:embedRegular r:id="rId4" w:fontKey="{B62DDFB4-89CD-4A68-A31E-89B017AFDCD2}"/>
  </w:font>
  <w:font w:name="Mangal">
    <w:altName w:val="Courier New"/>
    <w:panose1 w:val="00000400000000000000"/>
    <w:charset w:val="01"/>
    <w:family w:val="roman"/>
    <w:notTrueType/>
    <w:pitch w:val="variable"/>
    <w:sig w:usb0="00002000" w:usb1="00000000" w:usb2="00000000" w:usb3="00000000" w:csb0="00000000" w:csb1="00000000"/>
  </w:font>
  <w:font w:name="Cardo">
    <w:charset w:val="00"/>
    <w:family w:val="auto"/>
    <w:pitch w:val="default"/>
    <w:embedRegular r:id="rId5" w:fontKey="{5BBC44BD-9C45-4281-8AEF-12E4736EB694}"/>
  </w:font>
  <w:font w:name="Cambria">
    <w:panose1 w:val="02040503050406030204"/>
    <w:charset w:val="00"/>
    <w:family w:val="roman"/>
    <w:pitch w:val="variable"/>
    <w:sig w:usb0="E00006FF" w:usb1="420024FF" w:usb2="02000000" w:usb3="00000000" w:csb0="0000019F" w:csb1="00000000"/>
    <w:embedRegular r:id="rId6" w:fontKey="{B5AB250D-74FF-4DE2-91C2-5F2CD886ED6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7B47" w:rsidRDefault="00377B47">
      <w:r>
        <w:separator/>
      </w:r>
    </w:p>
  </w:footnote>
  <w:footnote w:type="continuationSeparator" w:id="0">
    <w:p w:rsidR="00377B47" w:rsidRDefault="00377B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01B2" w:rsidRDefault="00B901B2">
    <w:pPr>
      <w:pStyle w:val="Header"/>
      <w:rPr>
        <w:lang w:val="en-US"/>
      </w:rPr>
    </w:pPr>
  </w:p>
  <w:p w:rsidR="00B901B2" w:rsidRDefault="00B901B2">
    <w:pPr>
      <w:pStyle w:val="Header"/>
      <w:rPr>
        <w:lang w:val="en-US"/>
      </w:rPr>
    </w:pPr>
  </w:p>
  <w:p w:rsidR="00B901B2" w:rsidRPr="00B901B2" w:rsidRDefault="00B901B2">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A5BDB"/>
    <w:multiLevelType w:val="multilevel"/>
    <w:tmpl w:val="6FFC7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76EA3"/>
    <w:multiLevelType w:val="multilevel"/>
    <w:tmpl w:val="4F40A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085DF5"/>
    <w:multiLevelType w:val="multilevel"/>
    <w:tmpl w:val="7454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E60CB"/>
    <w:multiLevelType w:val="multilevel"/>
    <w:tmpl w:val="3E7CA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3D1416"/>
    <w:multiLevelType w:val="multilevel"/>
    <w:tmpl w:val="8DA8E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9174E0F"/>
    <w:multiLevelType w:val="multilevel"/>
    <w:tmpl w:val="BA18C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9D1588"/>
    <w:multiLevelType w:val="multilevel"/>
    <w:tmpl w:val="7C041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8E01DA"/>
    <w:multiLevelType w:val="multilevel"/>
    <w:tmpl w:val="8A347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3"/>
  </w:num>
  <w:num w:numId="4">
    <w:abstractNumId w:val="1"/>
  </w:num>
  <w:num w:numId="5">
    <w:abstractNumId w:val="7"/>
  </w:num>
  <w:num w:numId="6">
    <w:abstractNumId w:val="0"/>
  </w:num>
  <w:num w:numId="7">
    <w:abstractNumId w:val="4"/>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AUTAM">
    <w15:presenceInfo w15:providerId="None" w15:userId="GAUT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trackRevision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D723D1"/>
    <w:rsid w:val="001173F6"/>
    <w:rsid w:val="00192CB3"/>
    <w:rsid w:val="00246792"/>
    <w:rsid w:val="00250969"/>
    <w:rsid w:val="00377B47"/>
    <w:rsid w:val="00493EA0"/>
    <w:rsid w:val="004D31B3"/>
    <w:rsid w:val="00545B0A"/>
    <w:rsid w:val="00563F28"/>
    <w:rsid w:val="005A3B3C"/>
    <w:rsid w:val="00656096"/>
    <w:rsid w:val="00745E3E"/>
    <w:rsid w:val="0079180A"/>
    <w:rsid w:val="00A13047"/>
    <w:rsid w:val="00B901B2"/>
    <w:rsid w:val="00C078E4"/>
    <w:rsid w:val="00C34AA4"/>
    <w:rsid w:val="00D00C3B"/>
    <w:rsid w:val="00D025DB"/>
    <w:rsid w:val="00D723D1"/>
    <w:rsid w:val="00E953B4"/>
    <w:rsid w:val="00EA668A"/>
    <w:rsid w:val="00F0667F"/>
    <w:rsid w:val="00F170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08928D-3388-4910-A508-CD92CD9BE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BalloonText">
    <w:name w:val="Balloon Text"/>
    <w:basedOn w:val="Normal"/>
    <w:link w:val="BalloonTextChar"/>
    <w:uiPriority w:val="99"/>
    <w:semiHidden/>
    <w:unhideWhenUsed/>
    <w:rsid w:val="00745E3E"/>
    <w:rPr>
      <w:rFonts w:ascii="Tahoma" w:hAnsi="Tahoma" w:cs="Mangal"/>
      <w:sz w:val="16"/>
      <w:szCs w:val="14"/>
    </w:rPr>
  </w:style>
  <w:style w:type="character" w:customStyle="1" w:styleId="BalloonTextChar">
    <w:name w:val="Balloon Text Char"/>
    <w:basedOn w:val="DefaultParagraphFont"/>
    <w:link w:val="BalloonText"/>
    <w:uiPriority w:val="99"/>
    <w:semiHidden/>
    <w:rsid w:val="00745E3E"/>
    <w:rPr>
      <w:rFonts w:ascii="Tahoma" w:hAnsi="Tahoma" w:cs="Mangal"/>
      <w:sz w:val="16"/>
      <w:szCs w:val="14"/>
    </w:rPr>
  </w:style>
  <w:style w:type="paragraph" w:styleId="Header">
    <w:name w:val="header"/>
    <w:basedOn w:val="Normal"/>
    <w:link w:val="HeaderChar"/>
    <w:uiPriority w:val="99"/>
    <w:unhideWhenUsed/>
    <w:rsid w:val="00745E3E"/>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45E3E"/>
    <w:rPr>
      <w:rFonts w:cs="Mangal"/>
      <w:szCs w:val="20"/>
    </w:rPr>
  </w:style>
  <w:style w:type="paragraph" w:styleId="Footer">
    <w:name w:val="footer"/>
    <w:basedOn w:val="Normal"/>
    <w:link w:val="FooterChar"/>
    <w:uiPriority w:val="99"/>
    <w:unhideWhenUsed/>
    <w:rsid w:val="00745E3E"/>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45E3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2.jpe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XqNDV/jGkq4KjHjBcfrmltHR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6C5865-EB5F-437C-9DA6-F49A1633B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52</Pages>
  <Words>7646</Words>
  <Characters>43585</Characters>
  <Application>Microsoft Office Word</Application>
  <DocSecurity>0</DocSecurity>
  <Lines>363</Lines>
  <Paragraphs>102</Paragraphs>
  <ScaleCrop>false</ScaleCrop>
  <Company/>
  <LinksUpToDate>false</LinksUpToDate>
  <CharactersWithSpaces>51129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GAUTAM</cp:lastModifiedBy>
  <cp:revision>21</cp:revision>
  <dcterms:created xsi:type="dcterms:W3CDTF">2026-06-03T06:21:00Z</dcterms:created>
  <dcterms:modified xsi:type="dcterms:W3CDTF">2026-06-04T18:16:00Z</dcterms:modified>
</cp:coreProperties>
</file>